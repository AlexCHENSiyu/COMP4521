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B47C2" w14:textId="4D0F50EA" w:rsidR="00CF24B5" w:rsidRPr="00791B53" w:rsidRDefault="008C0E3D" w:rsidP="00532656">
      <w:pPr>
        <w:jc w:val="center"/>
        <w:rPr>
          <w:rFonts w:ascii="Times New Roman" w:eastAsia="宋体" w:hAnsi="Times New Roman"/>
          <w:color w:val="2D3B45"/>
          <w:sz w:val="36"/>
          <w:szCs w:val="36"/>
          <w:shd w:val="clear" w:color="auto" w:fill="FFFFFF"/>
        </w:rPr>
      </w:pPr>
      <w:bookmarkStart w:id="0" w:name="_Hlk121430194"/>
      <w:bookmarkEnd w:id="0"/>
      <w:r w:rsidRPr="00791B53">
        <w:rPr>
          <w:rFonts w:ascii="Times New Roman" w:eastAsia="宋体" w:hAnsi="Times New Roman"/>
          <w:color w:val="2D3B45"/>
          <w:sz w:val="36"/>
          <w:szCs w:val="36"/>
          <w:shd w:val="clear" w:color="auto" w:fill="FFFFFF"/>
        </w:rPr>
        <w:t xml:space="preserve"> Project </w:t>
      </w:r>
      <w:r w:rsidR="007B6529" w:rsidRPr="00791B53">
        <w:rPr>
          <w:rFonts w:ascii="Times New Roman" w:eastAsia="宋体" w:hAnsi="Times New Roman"/>
          <w:color w:val="2D3B45"/>
          <w:sz w:val="36"/>
          <w:szCs w:val="36"/>
          <w:shd w:val="clear" w:color="auto" w:fill="FFFFFF"/>
        </w:rPr>
        <w:t>Report</w:t>
      </w:r>
    </w:p>
    <w:p w14:paraId="231A1582" w14:textId="77777777" w:rsidR="006546F2" w:rsidRPr="00791B53" w:rsidRDefault="006546F2" w:rsidP="00532656">
      <w:pPr>
        <w:jc w:val="center"/>
        <w:rPr>
          <w:rFonts w:ascii="Times New Roman" w:eastAsia="宋体" w:hAnsi="Times New Roman"/>
          <w:color w:val="2D3B45"/>
          <w:sz w:val="36"/>
          <w:szCs w:val="36"/>
          <w:shd w:val="clear" w:color="auto" w:fill="FFFFFF"/>
        </w:rPr>
      </w:pPr>
    </w:p>
    <w:p w14:paraId="611BEB61" w14:textId="77777777" w:rsidR="009109D6" w:rsidRPr="00791B53" w:rsidRDefault="00771355" w:rsidP="00230AA7">
      <w:pPr>
        <w:jc w:val="center"/>
        <w:rPr>
          <w:rFonts w:ascii="Times New Roman" w:eastAsia="宋体" w:hAnsi="Times New Roman"/>
          <w:b/>
          <w:bCs/>
          <w:color w:val="2D3B45"/>
          <w:sz w:val="44"/>
          <w:szCs w:val="44"/>
          <w:shd w:val="clear" w:color="auto" w:fill="FFFFFF"/>
        </w:rPr>
      </w:pPr>
      <w:r w:rsidRPr="00791B53">
        <w:rPr>
          <w:rFonts w:ascii="Times New Roman" w:eastAsia="宋体" w:hAnsi="Times New Roman"/>
          <w:b/>
          <w:bCs/>
          <w:color w:val="2D3B45"/>
          <w:sz w:val="44"/>
          <w:szCs w:val="44"/>
          <w:shd w:val="clear" w:color="auto" w:fill="FFFFFF"/>
        </w:rPr>
        <w:t xml:space="preserve">HKUST </w:t>
      </w:r>
    </w:p>
    <w:p w14:paraId="5DF158F1" w14:textId="4B9AAEA8" w:rsidR="00B22E9A" w:rsidRPr="00791B53" w:rsidRDefault="00B22E9A" w:rsidP="009109D6">
      <w:pPr>
        <w:jc w:val="center"/>
        <w:rPr>
          <w:rFonts w:ascii="Times New Roman" w:eastAsia="宋体" w:hAnsi="Times New Roman"/>
          <w:b/>
          <w:bCs/>
          <w:color w:val="2D3B45"/>
          <w:sz w:val="44"/>
          <w:szCs w:val="44"/>
          <w:shd w:val="clear" w:color="auto" w:fill="FFFFFF"/>
        </w:rPr>
      </w:pPr>
      <w:r w:rsidRPr="00791B53">
        <w:rPr>
          <w:rFonts w:ascii="Times New Roman" w:eastAsia="宋体" w:hAnsi="Times New Roman"/>
          <w:b/>
          <w:bCs/>
          <w:color w:val="2D3B45"/>
          <w:sz w:val="44"/>
          <w:szCs w:val="44"/>
          <w:shd w:val="clear" w:color="auto" w:fill="FFFFFF"/>
        </w:rPr>
        <w:t>C</w:t>
      </w:r>
      <w:r w:rsidR="009B6CB5" w:rsidRPr="00791B53">
        <w:rPr>
          <w:rFonts w:ascii="Times New Roman" w:eastAsia="宋体" w:hAnsi="Times New Roman"/>
          <w:b/>
          <w:bCs/>
          <w:color w:val="2D3B45"/>
          <w:sz w:val="44"/>
          <w:szCs w:val="44"/>
          <w:shd w:val="clear" w:color="auto" w:fill="FFFFFF"/>
        </w:rPr>
        <w:t>AMPUS</w:t>
      </w:r>
      <w:r w:rsidR="009109D6" w:rsidRPr="00791B53">
        <w:rPr>
          <w:rFonts w:ascii="Times New Roman" w:eastAsia="宋体" w:hAnsi="Times New Roman"/>
          <w:b/>
          <w:bCs/>
          <w:color w:val="2D3B45"/>
          <w:sz w:val="44"/>
          <w:szCs w:val="44"/>
          <w:shd w:val="clear" w:color="auto" w:fill="FFFFFF"/>
        </w:rPr>
        <w:t>-</w:t>
      </w:r>
      <w:r w:rsidR="008248D9" w:rsidRPr="00791B53">
        <w:rPr>
          <w:rFonts w:ascii="Times New Roman" w:eastAsia="宋体" w:hAnsi="Times New Roman"/>
          <w:b/>
          <w:bCs/>
          <w:color w:val="2D3B45"/>
          <w:sz w:val="44"/>
          <w:szCs w:val="44"/>
          <w:shd w:val="clear" w:color="auto" w:fill="FFFFFF"/>
        </w:rPr>
        <w:t>T</w:t>
      </w:r>
      <w:r w:rsidR="00694492" w:rsidRPr="00791B53">
        <w:rPr>
          <w:rFonts w:ascii="Times New Roman" w:eastAsia="宋体" w:hAnsi="Times New Roman"/>
          <w:b/>
          <w:bCs/>
          <w:color w:val="2D3B45"/>
          <w:sz w:val="44"/>
          <w:szCs w:val="44"/>
          <w:shd w:val="clear" w:color="auto" w:fill="FFFFFF"/>
        </w:rPr>
        <w:t>RANSACTION</w:t>
      </w:r>
    </w:p>
    <w:p w14:paraId="5CE63253" w14:textId="20190983" w:rsidR="00235968" w:rsidRPr="00791B53" w:rsidRDefault="00780F35" w:rsidP="00832061">
      <w:pPr>
        <w:jc w:val="center"/>
        <w:rPr>
          <w:rFonts w:ascii="Times New Roman" w:eastAsia="宋体" w:hAnsi="Times New Roman"/>
          <w:sz w:val="44"/>
          <w:szCs w:val="44"/>
        </w:rPr>
      </w:pPr>
      <w:r w:rsidRPr="00791B53">
        <w:rPr>
          <w:rFonts w:ascii="Times New Roman" w:eastAsia="宋体" w:hAnsi="Times New Roman"/>
          <w:b/>
          <w:bCs/>
          <w:color w:val="2D3B45"/>
          <w:sz w:val="44"/>
          <w:szCs w:val="44"/>
          <w:shd w:val="clear" w:color="auto" w:fill="FFFFFF"/>
        </w:rPr>
        <w:t>APPLICATION</w:t>
      </w:r>
    </w:p>
    <w:p w14:paraId="72D700E4" w14:textId="77777777" w:rsidR="002B6356" w:rsidRPr="00791B53" w:rsidRDefault="002B6356" w:rsidP="00235968">
      <w:pPr>
        <w:jc w:val="center"/>
        <w:rPr>
          <w:rFonts w:ascii="Times New Roman" w:eastAsia="宋体" w:hAnsi="Times New Roman"/>
          <w:color w:val="000000"/>
        </w:rPr>
      </w:pPr>
    </w:p>
    <w:p w14:paraId="2DC9B586" w14:textId="77777777" w:rsidR="00832061" w:rsidRPr="00791B53" w:rsidRDefault="00832061" w:rsidP="00235968">
      <w:pPr>
        <w:jc w:val="center"/>
        <w:rPr>
          <w:rFonts w:ascii="Times New Roman" w:eastAsia="宋体" w:hAnsi="Times New Roman"/>
          <w:color w:val="000000"/>
        </w:rPr>
      </w:pPr>
    </w:p>
    <w:p w14:paraId="6BA11F19" w14:textId="77777777" w:rsidR="00FE3A13" w:rsidRPr="00791B53" w:rsidRDefault="00FE3A13" w:rsidP="00235968">
      <w:pPr>
        <w:jc w:val="center"/>
        <w:rPr>
          <w:rFonts w:ascii="Times New Roman" w:eastAsia="宋体" w:hAnsi="Times New Roman"/>
          <w:color w:val="000000"/>
        </w:rPr>
      </w:pPr>
    </w:p>
    <w:p w14:paraId="7FDABFA5" w14:textId="77777777" w:rsidR="00FE3A13" w:rsidRPr="00791B53" w:rsidRDefault="00FE3A13" w:rsidP="00235968">
      <w:pPr>
        <w:jc w:val="center"/>
        <w:rPr>
          <w:rFonts w:ascii="Times New Roman" w:eastAsia="宋体" w:hAnsi="Times New Roman"/>
          <w:color w:val="000000"/>
        </w:rPr>
      </w:pPr>
    </w:p>
    <w:p w14:paraId="724B9B99" w14:textId="77777777" w:rsidR="00FE3A13" w:rsidRPr="00791B53" w:rsidRDefault="00FE3A13" w:rsidP="00235968">
      <w:pPr>
        <w:jc w:val="center"/>
        <w:rPr>
          <w:rFonts w:ascii="Times New Roman" w:eastAsia="宋体" w:hAnsi="Times New Roman"/>
          <w:color w:val="000000"/>
        </w:rPr>
      </w:pPr>
    </w:p>
    <w:p w14:paraId="4A8D2AF3" w14:textId="1AC339E8" w:rsidR="00055DCB" w:rsidRPr="00791B53" w:rsidRDefault="00682D27" w:rsidP="00235968">
      <w:pPr>
        <w:jc w:val="center"/>
        <w:rPr>
          <w:rFonts w:ascii="Times New Roman" w:eastAsia="宋体" w:hAnsi="Times New Roman"/>
          <w:color w:val="000000"/>
        </w:rPr>
      </w:pPr>
      <w:r w:rsidRPr="00791B53">
        <w:rPr>
          <w:rFonts w:ascii="Times New Roman" w:eastAsia="宋体" w:hAnsi="Times New Roman"/>
          <w:color w:val="000000"/>
        </w:rPr>
        <w:t xml:space="preserve">Proposed </w:t>
      </w:r>
      <w:r w:rsidR="00A27B71" w:rsidRPr="00791B53">
        <w:rPr>
          <w:rFonts w:ascii="Times New Roman" w:eastAsia="宋体" w:hAnsi="Times New Roman"/>
          <w:color w:val="000000"/>
        </w:rPr>
        <w:t>b</w:t>
      </w:r>
      <w:r w:rsidR="00EF6A90" w:rsidRPr="00791B53">
        <w:rPr>
          <w:rFonts w:ascii="Times New Roman" w:eastAsia="宋体" w:hAnsi="Times New Roman"/>
          <w:color w:val="000000"/>
        </w:rPr>
        <w:t>y</w:t>
      </w:r>
    </w:p>
    <w:p w14:paraId="5B0B09B8" w14:textId="76B962D5" w:rsidR="00B22E9A" w:rsidRPr="00791B53" w:rsidRDefault="00B22E9A" w:rsidP="00230AA7">
      <w:pPr>
        <w:jc w:val="center"/>
        <w:rPr>
          <w:rFonts w:ascii="Times New Roman" w:eastAsia="宋体" w:hAnsi="Times New Roman"/>
          <w:color w:val="000000"/>
        </w:rPr>
      </w:pPr>
      <w:r w:rsidRPr="00791B53">
        <w:rPr>
          <w:rFonts w:ascii="Times New Roman" w:eastAsia="宋体" w:hAnsi="Times New Roman"/>
          <w:color w:val="000000"/>
        </w:rPr>
        <w:t>CHEN, Siyu</w:t>
      </w:r>
      <w:r w:rsidR="00742E8F" w:rsidRPr="00791B53">
        <w:rPr>
          <w:rFonts w:ascii="Times New Roman" w:eastAsia="宋体" w:hAnsi="Times New Roman"/>
          <w:color w:val="000000"/>
        </w:rPr>
        <w:tab/>
      </w:r>
      <w:r w:rsidR="00742E8F" w:rsidRPr="00791B53">
        <w:rPr>
          <w:rFonts w:ascii="Times New Roman" w:eastAsia="宋体" w:hAnsi="Times New Roman"/>
          <w:color w:val="000000"/>
        </w:rPr>
        <w:tab/>
      </w:r>
      <w:r w:rsidRPr="00791B53">
        <w:rPr>
          <w:rFonts w:ascii="Times New Roman" w:eastAsia="宋体" w:hAnsi="Times New Roman"/>
          <w:color w:val="000000"/>
        </w:rPr>
        <w:t>20678097</w:t>
      </w:r>
      <w:r w:rsidR="00742E8F" w:rsidRPr="00791B53">
        <w:rPr>
          <w:rFonts w:ascii="Times New Roman" w:eastAsia="宋体" w:hAnsi="Times New Roman"/>
          <w:color w:val="000000"/>
        </w:rPr>
        <w:tab/>
      </w:r>
      <w:proofErr w:type="spellStart"/>
      <w:r w:rsidRPr="00791B53">
        <w:rPr>
          <w:rFonts w:ascii="Times New Roman" w:eastAsia="宋体" w:hAnsi="Times New Roman"/>
          <w:color w:val="000000"/>
        </w:rPr>
        <w:t>schendf</w:t>
      </w:r>
      <w:proofErr w:type="spellEnd"/>
    </w:p>
    <w:p w14:paraId="51EF5B2D" w14:textId="78D3FA53" w:rsidR="00654C18" w:rsidRPr="00791B53" w:rsidRDefault="00B22E9A" w:rsidP="00230AA7">
      <w:pPr>
        <w:jc w:val="center"/>
        <w:rPr>
          <w:rFonts w:ascii="Times New Roman" w:eastAsia="宋体" w:hAnsi="Times New Roman"/>
          <w:color w:val="000000"/>
        </w:rPr>
      </w:pPr>
      <w:r w:rsidRPr="00791B53">
        <w:rPr>
          <w:rFonts w:ascii="Times New Roman" w:eastAsia="宋体" w:hAnsi="Times New Roman"/>
          <w:color w:val="000000"/>
        </w:rPr>
        <w:t>ZHENG</w:t>
      </w:r>
      <w:r w:rsidR="00EA72CD" w:rsidRPr="00791B53">
        <w:rPr>
          <w:rFonts w:ascii="Times New Roman" w:eastAsia="宋体" w:hAnsi="Times New Roman"/>
          <w:color w:val="000000"/>
        </w:rPr>
        <w:t xml:space="preserve">, </w:t>
      </w:r>
      <w:proofErr w:type="spellStart"/>
      <w:r w:rsidRPr="00791B53">
        <w:rPr>
          <w:rFonts w:ascii="Times New Roman" w:eastAsia="宋体" w:hAnsi="Times New Roman"/>
          <w:color w:val="000000"/>
        </w:rPr>
        <w:t>Yueyan</w:t>
      </w:r>
      <w:proofErr w:type="spellEnd"/>
      <w:r w:rsidR="00961F2E" w:rsidRPr="00791B53">
        <w:rPr>
          <w:rFonts w:ascii="Times New Roman" w:eastAsia="宋体" w:hAnsi="Times New Roman"/>
          <w:color w:val="000000"/>
        </w:rPr>
        <w:t xml:space="preserve"> </w:t>
      </w:r>
      <w:r w:rsidR="00742E8F" w:rsidRPr="00791B53">
        <w:rPr>
          <w:rFonts w:ascii="Times New Roman" w:eastAsia="宋体" w:hAnsi="Times New Roman"/>
          <w:color w:val="000000"/>
        </w:rPr>
        <w:tab/>
      </w:r>
      <w:r w:rsidRPr="00791B53">
        <w:rPr>
          <w:rFonts w:ascii="Times New Roman" w:eastAsia="宋体" w:hAnsi="Times New Roman"/>
          <w:color w:val="000000"/>
        </w:rPr>
        <w:t>20677469</w:t>
      </w:r>
      <w:r w:rsidR="00742E8F" w:rsidRPr="00791B53">
        <w:rPr>
          <w:rFonts w:ascii="Times New Roman" w:eastAsia="宋体" w:hAnsi="Times New Roman"/>
          <w:color w:val="000000"/>
        </w:rPr>
        <w:tab/>
      </w:r>
      <w:proofErr w:type="spellStart"/>
      <w:r w:rsidRPr="00791B53">
        <w:rPr>
          <w:rFonts w:ascii="Times New Roman" w:eastAsia="宋体" w:hAnsi="Times New Roman"/>
          <w:color w:val="000000"/>
        </w:rPr>
        <w:t>yzhengbl</w:t>
      </w:r>
      <w:proofErr w:type="spellEnd"/>
    </w:p>
    <w:p w14:paraId="1DFD3DBF" w14:textId="77777777" w:rsidR="00656C1A" w:rsidRPr="00791B53" w:rsidRDefault="00656C1A" w:rsidP="00230AA7">
      <w:pPr>
        <w:jc w:val="center"/>
        <w:rPr>
          <w:rFonts w:ascii="Times New Roman" w:eastAsia="宋体" w:hAnsi="Times New Roman"/>
          <w:color w:val="000000"/>
        </w:rPr>
      </w:pPr>
    </w:p>
    <w:p w14:paraId="1862CF0A" w14:textId="039B66A4" w:rsidR="008814ED" w:rsidRPr="00791B53" w:rsidRDefault="008814ED" w:rsidP="00445513">
      <w:pPr>
        <w:jc w:val="center"/>
        <w:rPr>
          <w:rFonts w:ascii="Times New Roman" w:eastAsia="宋体" w:hAnsi="Times New Roman"/>
          <w:color w:val="000000"/>
        </w:rPr>
      </w:pPr>
    </w:p>
    <w:p w14:paraId="5F609746" w14:textId="77777777" w:rsidR="00FE3A13" w:rsidRPr="00791B53" w:rsidRDefault="00FE3A13" w:rsidP="00445513">
      <w:pPr>
        <w:jc w:val="center"/>
        <w:rPr>
          <w:rFonts w:ascii="Times New Roman" w:eastAsia="宋体" w:hAnsi="Times New Roman"/>
          <w:color w:val="000000"/>
        </w:rPr>
      </w:pPr>
    </w:p>
    <w:p w14:paraId="45BEC7E0" w14:textId="77777777" w:rsidR="00FE3A13" w:rsidRPr="00791B53" w:rsidRDefault="00FE3A13" w:rsidP="00445513">
      <w:pPr>
        <w:jc w:val="center"/>
        <w:rPr>
          <w:rFonts w:ascii="Times New Roman" w:eastAsia="宋体" w:hAnsi="Times New Roman"/>
          <w:color w:val="000000"/>
        </w:rPr>
      </w:pPr>
    </w:p>
    <w:p w14:paraId="73556FFA" w14:textId="77777777" w:rsidR="00FE3A13" w:rsidRPr="00791B53" w:rsidRDefault="00FE3A13" w:rsidP="00445513">
      <w:pPr>
        <w:jc w:val="center"/>
        <w:rPr>
          <w:rFonts w:ascii="Times New Roman" w:eastAsia="宋体" w:hAnsi="Times New Roman"/>
          <w:color w:val="000000"/>
        </w:rPr>
      </w:pPr>
    </w:p>
    <w:p w14:paraId="7335BCF0" w14:textId="19FD8E50" w:rsidR="00471A9B" w:rsidRPr="00791B53" w:rsidRDefault="0017156D" w:rsidP="00FE1187">
      <w:pPr>
        <w:jc w:val="center"/>
        <w:rPr>
          <w:rFonts w:ascii="Times New Roman" w:eastAsia="宋体" w:hAnsi="Times New Roman"/>
          <w:color w:val="000000"/>
        </w:rPr>
      </w:pPr>
      <w:r w:rsidRPr="00791B53">
        <w:rPr>
          <w:rFonts w:ascii="Times New Roman" w:eastAsia="宋体" w:hAnsi="Times New Roman"/>
          <w:color w:val="000000"/>
        </w:rPr>
        <w:t>Supervised</w:t>
      </w:r>
      <w:r w:rsidR="00FE1187" w:rsidRPr="00791B53">
        <w:rPr>
          <w:rFonts w:ascii="Times New Roman" w:eastAsia="宋体" w:hAnsi="Times New Roman"/>
          <w:color w:val="000000"/>
        </w:rPr>
        <w:t xml:space="preserve"> </w:t>
      </w:r>
      <w:r w:rsidR="00FC287D" w:rsidRPr="00791B53">
        <w:rPr>
          <w:rFonts w:ascii="Times New Roman" w:eastAsia="宋体" w:hAnsi="Times New Roman"/>
          <w:color w:val="000000"/>
        </w:rPr>
        <w:t>b</w:t>
      </w:r>
      <w:r w:rsidRPr="00791B53">
        <w:rPr>
          <w:rFonts w:ascii="Times New Roman" w:eastAsia="宋体" w:hAnsi="Times New Roman"/>
          <w:color w:val="000000"/>
        </w:rPr>
        <w:t>y</w:t>
      </w:r>
    </w:p>
    <w:p w14:paraId="0A3185C2" w14:textId="4F8138D0" w:rsidR="004B452A" w:rsidRPr="00791B53" w:rsidRDefault="00514CD5" w:rsidP="00FC287D">
      <w:pPr>
        <w:jc w:val="center"/>
        <w:rPr>
          <w:rFonts w:ascii="Times New Roman" w:eastAsia="宋体" w:hAnsi="Times New Roman"/>
          <w:color w:val="000000"/>
        </w:rPr>
      </w:pPr>
      <w:r w:rsidRPr="00791B53">
        <w:rPr>
          <w:rFonts w:ascii="Times New Roman" w:eastAsia="宋体" w:hAnsi="Times New Roman"/>
          <w:color w:val="000000"/>
        </w:rPr>
        <w:t>P</w:t>
      </w:r>
      <w:r w:rsidR="004B452A" w:rsidRPr="00791B53">
        <w:rPr>
          <w:rFonts w:ascii="Times New Roman" w:eastAsia="宋体" w:hAnsi="Times New Roman"/>
          <w:color w:val="000000"/>
        </w:rPr>
        <w:t>rofessor</w:t>
      </w:r>
    </w:p>
    <w:p w14:paraId="4FE77848" w14:textId="2CD1A422" w:rsidR="008E3A4B" w:rsidRPr="00791B53" w:rsidRDefault="0017156D" w:rsidP="00667406">
      <w:pPr>
        <w:jc w:val="center"/>
        <w:rPr>
          <w:rFonts w:ascii="Times New Roman" w:eastAsia="宋体" w:hAnsi="Times New Roman"/>
          <w:color w:val="000000"/>
        </w:rPr>
      </w:pPr>
      <w:r w:rsidRPr="00791B53">
        <w:rPr>
          <w:rFonts w:ascii="Times New Roman" w:eastAsia="宋体" w:hAnsi="Times New Roman"/>
          <w:color w:val="000000"/>
        </w:rPr>
        <w:t xml:space="preserve">MUPPALA, Kumaraswamy R </w:t>
      </w:r>
      <w:proofErr w:type="spellStart"/>
      <w:r w:rsidRPr="00791B53">
        <w:rPr>
          <w:rFonts w:ascii="Times New Roman" w:eastAsia="宋体" w:hAnsi="Times New Roman"/>
          <w:color w:val="000000"/>
        </w:rPr>
        <w:t>Jogesh</w:t>
      </w:r>
      <w:proofErr w:type="spellEnd"/>
    </w:p>
    <w:p w14:paraId="2426598B" w14:textId="77777777" w:rsidR="00983EAE" w:rsidRPr="00791B53" w:rsidRDefault="00983EAE" w:rsidP="0033528C">
      <w:pPr>
        <w:jc w:val="center"/>
        <w:rPr>
          <w:rFonts w:ascii="Times New Roman" w:eastAsia="宋体" w:hAnsi="Times New Roman"/>
        </w:rPr>
      </w:pPr>
    </w:p>
    <w:p w14:paraId="4369C53D" w14:textId="77777777" w:rsidR="00832E90" w:rsidRPr="00791B53" w:rsidRDefault="00832E90" w:rsidP="0033528C">
      <w:pPr>
        <w:jc w:val="center"/>
        <w:rPr>
          <w:rFonts w:ascii="Times New Roman" w:eastAsia="宋体" w:hAnsi="Times New Roman"/>
        </w:rPr>
      </w:pPr>
    </w:p>
    <w:p w14:paraId="686505CE" w14:textId="77777777" w:rsidR="00796DA8" w:rsidRPr="00791B53" w:rsidRDefault="00796DA8" w:rsidP="0033528C">
      <w:pPr>
        <w:jc w:val="center"/>
        <w:rPr>
          <w:rFonts w:ascii="Times New Roman" w:eastAsia="宋体" w:hAnsi="Times New Roman"/>
        </w:rPr>
      </w:pPr>
    </w:p>
    <w:p w14:paraId="3EF2DCAA" w14:textId="77777777" w:rsidR="00796DA8" w:rsidRPr="00791B53" w:rsidRDefault="00796DA8" w:rsidP="0033528C">
      <w:pPr>
        <w:jc w:val="center"/>
        <w:rPr>
          <w:rFonts w:ascii="Times New Roman" w:eastAsia="宋体" w:hAnsi="Times New Roman"/>
        </w:rPr>
      </w:pPr>
    </w:p>
    <w:p w14:paraId="072EAEBB" w14:textId="77777777" w:rsidR="00796DA8" w:rsidRPr="00791B53" w:rsidRDefault="00796DA8" w:rsidP="0033528C">
      <w:pPr>
        <w:jc w:val="center"/>
        <w:rPr>
          <w:rFonts w:ascii="Times New Roman" w:eastAsia="宋体" w:hAnsi="Times New Roman"/>
        </w:rPr>
      </w:pPr>
    </w:p>
    <w:p w14:paraId="6F245034" w14:textId="77777777" w:rsidR="00796DA8" w:rsidRPr="00791B53" w:rsidRDefault="00796DA8" w:rsidP="0033528C">
      <w:pPr>
        <w:jc w:val="center"/>
        <w:rPr>
          <w:rFonts w:ascii="Times New Roman" w:eastAsia="宋体" w:hAnsi="Times New Roman"/>
        </w:rPr>
      </w:pPr>
    </w:p>
    <w:p w14:paraId="4902A8AC" w14:textId="77777777" w:rsidR="00796DA8" w:rsidRPr="00791B53" w:rsidRDefault="00796DA8" w:rsidP="0033528C">
      <w:pPr>
        <w:jc w:val="center"/>
        <w:rPr>
          <w:rFonts w:ascii="Times New Roman" w:eastAsia="宋体" w:hAnsi="Times New Roman"/>
        </w:rPr>
      </w:pPr>
    </w:p>
    <w:p w14:paraId="54896F20" w14:textId="77777777" w:rsidR="00796DA8" w:rsidRPr="00791B53" w:rsidRDefault="00796DA8" w:rsidP="0033528C">
      <w:pPr>
        <w:jc w:val="center"/>
        <w:rPr>
          <w:rFonts w:ascii="Times New Roman" w:eastAsia="宋体" w:hAnsi="Times New Roman"/>
        </w:rPr>
      </w:pPr>
    </w:p>
    <w:p w14:paraId="392284E9" w14:textId="77777777" w:rsidR="00796DA8" w:rsidRPr="00791B53" w:rsidRDefault="00796DA8" w:rsidP="0033528C">
      <w:pPr>
        <w:jc w:val="center"/>
        <w:rPr>
          <w:rFonts w:ascii="Times New Roman" w:eastAsia="宋体" w:hAnsi="Times New Roman"/>
        </w:rPr>
      </w:pPr>
    </w:p>
    <w:p w14:paraId="62A706AE" w14:textId="77777777" w:rsidR="00796DA8" w:rsidRPr="00791B53" w:rsidRDefault="00796DA8" w:rsidP="0033528C">
      <w:pPr>
        <w:jc w:val="center"/>
        <w:rPr>
          <w:rFonts w:ascii="Times New Roman" w:eastAsia="宋体" w:hAnsi="Times New Roman"/>
        </w:rPr>
      </w:pPr>
    </w:p>
    <w:p w14:paraId="78A45DFC" w14:textId="77777777" w:rsidR="00796DA8" w:rsidRPr="00791B53" w:rsidRDefault="00796DA8" w:rsidP="0033528C">
      <w:pPr>
        <w:jc w:val="center"/>
        <w:rPr>
          <w:rFonts w:ascii="Times New Roman" w:eastAsia="宋体" w:hAnsi="Times New Roman"/>
        </w:rPr>
      </w:pPr>
    </w:p>
    <w:p w14:paraId="13532A08" w14:textId="62AE74DE" w:rsidR="008E3A4B" w:rsidRPr="00791B53" w:rsidRDefault="008E3A4B" w:rsidP="004E653F">
      <w:pPr>
        <w:jc w:val="center"/>
        <w:rPr>
          <w:rFonts w:ascii="Times New Roman" w:eastAsia="宋体" w:hAnsi="Times New Roman"/>
        </w:rPr>
      </w:pPr>
      <w:r w:rsidRPr="00791B53">
        <w:rPr>
          <w:rFonts w:ascii="Times New Roman" w:eastAsia="宋体" w:hAnsi="Times New Roman"/>
          <w:color w:val="000000"/>
        </w:rPr>
        <w:t xml:space="preserve">Submitted in fulfillment of the requirements for COMP </w:t>
      </w:r>
      <w:r w:rsidR="00B16B2B" w:rsidRPr="00791B53">
        <w:rPr>
          <w:rFonts w:ascii="Times New Roman" w:eastAsia="宋体" w:hAnsi="Times New Roman"/>
          <w:color w:val="000000"/>
        </w:rPr>
        <w:t>4521</w:t>
      </w:r>
    </w:p>
    <w:p w14:paraId="78801ECA" w14:textId="77777777" w:rsidR="008E3A4B" w:rsidRPr="00791B53" w:rsidRDefault="008E3A4B" w:rsidP="004E653F">
      <w:pPr>
        <w:jc w:val="center"/>
        <w:rPr>
          <w:rFonts w:ascii="Times New Roman" w:eastAsia="宋体" w:hAnsi="Times New Roman"/>
        </w:rPr>
      </w:pPr>
      <w:r w:rsidRPr="00791B53">
        <w:rPr>
          <w:rFonts w:ascii="Times New Roman" w:eastAsia="宋体" w:hAnsi="Times New Roman"/>
          <w:color w:val="000000"/>
        </w:rPr>
        <w:t>in the</w:t>
      </w:r>
    </w:p>
    <w:p w14:paraId="662A19D3" w14:textId="016853D5" w:rsidR="008E3A4B" w:rsidRPr="00791B53" w:rsidRDefault="0055321B" w:rsidP="004E653F">
      <w:pPr>
        <w:jc w:val="center"/>
        <w:rPr>
          <w:rFonts w:ascii="Times New Roman" w:eastAsia="宋体" w:hAnsi="Times New Roman"/>
        </w:rPr>
      </w:pPr>
      <w:r w:rsidRPr="00791B53">
        <w:rPr>
          <w:rFonts w:ascii="Times New Roman" w:eastAsia="宋体" w:hAnsi="Times New Roman"/>
          <w:color w:val="000000"/>
        </w:rPr>
        <w:t>S</w:t>
      </w:r>
      <w:r w:rsidR="002625B3" w:rsidRPr="00791B53">
        <w:rPr>
          <w:rFonts w:ascii="Times New Roman" w:eastAsia="宋体" w:hAnsi="Times New Roman"/>
          <w:color w:val="000000"/>
        </w:rPr>
        <w:t xml:space="preserve">chool of </w:t>
      </w:r>
      <w:r w:rsidRPr="00791B53">
        <w:rPr>
          <w:rFonts w:ascii="Times New Roman" w:eastAsia="宋体" w:hAnsi="Times New Roman"/>
          <w:color w:val="000000"/>
        </w:rPr>
        <w:t>E</w:t>
      </w:r>
      <w:r w:rsidR="002625B3" w:rsidRPr="00791B53">
        <w:rPr>
          <w:rFonts w:ascii="Times New Roman" w:eastAsia="宋体" w:hAnsi="Times New Roman"/>
          <w:color w:val="000000"/>
        </w:rPr>
        <w:t>ngineering</w:t>
      </w:r>
    </w:p>
    <w:p w14:paraId="782DA9F6" w14:textId="77777777" w:rsidR="008E3A4B" w:rsidRPr="00791B53" w:rsidRDefault="008E3A4B" w:rsidP="004E653F">
      <w:pPr>
        <w:jc w:val="center"/>
        <w:rPr>
          <w:rFonts w:ascii="Times New Roman" w:eastAsia="宋体" w:hAnsi="Times New Roman"/>
        </w:rPr>
      </w:pPr>
      <w:r w:rsidRPr="00791B53">
        <w:rPr>
          <w:rFonts w:ascii="Times New Roman" w:eastAsia="宋体" w:hAnsi="Times New Roman"/>
          <w:color w:val="000000"/>
        </w:rPr>
        <w:t>The Hong Kong University of Science and Technology</w:t>
      </w:r>
    </w:p>
    <w:p w14:paraId="0ADE3B4E" w14:textId="77777777" w:rsidR="008E3A4B" w:rsidRPr="00791B53" w:rsidRDefault="008E3A4B" w:rsidP="004E653F">
      <w:pPr>
        <w:jc w:val="center"/>
        <w:rPr>
          <w:rFonts w:ascii="Times New Roman" w:eastAsia="宋体" w:hAnsi="Times New Roman"/>
        </w:rPr>
      </w:pPr>
      <w:r w:rsidRPr="00791B53">
        <w:rPr>
          <w:rFonts w:ascii="Times New Roman" w:eastAsia="宋体" w:hAnsi="Times New Roman"/>
          <w:color w:val="000000"/>
        </w:rPr>
        <w:t>2022-2023</w:t>
      </w:r>
    </w:p>
    <w:p w14:paraId="75AD6CD7" w14:textId="7452F2A3" w:rsidR="00B34FAB" w:rsidRPr="00791B53" w:rsidRDefault="008E3A4B" w:rsidP="004E653F">
      <w:pPr>
        <w:jc w:val="center"/>
        <w:rPr>
          <w:rFonts w:ascii="Times New Roman" w:eastAsia="宋体" w:hAnsi="Times New Roman"/>
          <w:color w:val="000000"/>
        </w:rPr>
      </w:pPr>
      <w:r w:rsidRPr="00791B53">
        <w:rPr>
          <w:rFonts w:ascii="Times New Roman" w:eastAsia="宋体" w:hAnsi="Times New Roman"/>
          <w:color w:val="000000"/>
        </w:rPr>
        <w:t xml:space="preserve">Date of submission: </w:t>
      </w:r>
      <w:r w:rsidR="0091490A" w:rsidRPr="00791B53">
        <w:rPr>
          <w:rFonts w:ascii="Times New Roman" w:eastAsia="宋体" w:hAnsi="Times New Roman"/>
          <w:color w:val="000000"/>
        </w:rPr>
        <w:t>October</w:t>
      </w:r>
      <w:r w:rsidRPr="00791B53">
        <w:rPr>
          <w:rFonts w:ascii="Times New Roman" w:eastAsia="宋体" w:hAnsi="Times New Roman"/>
          <w:color w:val="000000"/>
        </w:rPr>
        <w:t xml:space="preserve"> </w:t>
      </w:r>
      <w:r w:rsidR="00483B07" w:rsidRPr="00791B53">
        <w:rPr>
          <w:rFonts w:ascii="Times New Roman" w:eastAsia="宋体" w:hAnsi="Times New Roman"/>
          <w:color w:val="000000"/>
        </w:rPr>
        <w:t>31</w:t>
      </w:r>
      <w:r w:rsidRPr="00791B53">
        <w:rPr>
          <w:rFonts w:ascii="Times New Roman" w:eastAsia="宋体" w:hAnsi="Times New Roman"/>
          <w:color w:val="000000"/>
        </w:rPr>
        <w:t>, 2022</w:t>
      </w:r>
    </w:p>
    <w:p w14:paraId="5C851594" w14:textId="1BC06FA1" w:rsidR="00851735" w:rsidRPr="00791B53" w:rsidRDefault="00851735" w:rsidP="004C0BFA">
      <w:pPr>
        <w:rPr>
          <w:rFonts w:ascii="Times New Roman" w:eastAsia="宋体" w:hAnsi="Times New Roman"/>
          <w:color w:val="000000"/>
        </w:rPr>
      </w:pPr>
      <w:r w:rsidRPr="00791B53">
        <w:rPr>
          <w:rFonts w:ascii="Times New Roman" w:eastAsia="宋体" w:hAnsi="Times New Roman"/>
          <w:color w:val="000000"/>
        </w:rPr>
        <w:br w:type="page"/>
      </w:r>
    </w:p>
    <w:sdt>
      <w:sdtPr>
        <w:rPr>
          <w:rFonts w:ascii="Times New Roman" w:eastAsiaTheme="minorEastAsia" w:hAnsi="Times New Roman" w:cs="Times New Roman"/>
          <w:b w:val="0"/>
          <w:bCs w:val="0"/>
          <w:kern w:val="0"/>
          <w:sz w:val="44"/>
          <w:szCs w:val="44"/>
          <w:lang w:val="zh-CN"/>
        </w:rPr>
        <w:id w:val="487363027"/>
        <w:docPartObj>
          <w:docPartGallery w:val="Table of Contents"/>
          <w:docPartUnique/>
        </w:docPartObj>
      </w:sdtPr>
      <w:sdtEndPr>
        <w:rPr>
          <w:sz w:val="24"/>
          <w:szCs w:val="24"/>
        </w:rPr>
      </w:sdtEndPr>
      <w:sdtContent>
        <w:p w14:paraId="7009D955" w14:textId="0A2132AA" w:rsidR="007D43C2" w:rsidRPr="00791B53" w:rsidRDefault="00A8665E" w:rsidP="00A44826">
          <w:pPr>
            <w:pStyle w:val="TOC"/>
            <w:jc w:val="center"/>
            <w:rPr>
              <w:rFonts w:ascii="Times New Roman" w:hAnsi="Times New Roman" w:cs="Times New Roman"/>
              <w:sz w:val="36"/>
              <w:szCs w:val="36"/>
            </w:rPr>
          </w:pPr>
          <w:r w:rsidRPr="00791B53">
            <w:rPr>
              <w:rFonts w:ascii="Times New Roman" w:hAnsi="Times New Roman" w:cs="Times New Roman"/>
              <w:sz w:val="36"/>
              <w:szCs w:val="36"/>
            </w:rPr>
            <w:t>Catalog</w:t>
          </w:r>
        </w:p>
        <w:p w14:paraId="02522AD2" w14:textId="77777777" w:rsidR="00A23CD6" w:rsidRPr="00791B53" w:rsidRDefault="00A23CD6" w:rsidP="00A23CD6">
          <w:pPr>
            <w:rPr>
              <w:rFonts w:ascii="Times New Roman" w:hAnsi="Times New Roman"/>
            </w:rPr>
          </w:pPr>
        </w:p>
        <w:p w14:paraId="524AA10C" w14:textId="66013725" w:rsidR="00321F16" w:rsidRDefault="007D43C2" w:rsidP="007F19F7">
          <w:pPr>
            <w:pStyle w:val="TOC1"/>
            <w:rPr>
              <w:rFonts w:cstheme="minorBidi"/>
              <w:noProof/>
              <w:kern w:val="2"/>
              <w:sz w:val="21"/>
              <w:szCs w:val="22"/>
            </w:rPr>
          </w:pPr>
          <w:r w:rsidRPr="00791B53">
            <w:rPr>
              <w:rFonts w:ascii="Times New Roman" w:hAnsi="Times New Roman"/>
              <w:sz w:val="24"/>
            </w:rPr>
            <w:fldChar w:fldCharType="begin"/>
          </w:r>
          <w:r w:rsidRPr="00791B53">
            <w:rPr>
              <w:rFonts w:ascii="Times New Roman" w:hAnsi="Times New Roman"/>
              <w:sz w:val="24"/>
            </w:rPr>
            <w:instrText xml:space="preserve"> TOC \o "1-3" \h \z \u </w:instrText>
          </w:r>
          <w:r w:rsidRPr="00791B53">
            <w:rPr>
              <w:rFonts w:ascii="Times New Roman" w:hAnsi="Times New Roman"/>
              <w:sz w:val="24"/>
            </w:rPr>
            <w:fldChar w:fldCharType="separate"/>
          </w:r>
          <w:hyperlink w:anchor="_Toc121436850" w:history="1">
            <w:r w:rsidR="00321F16" w:rsidRPr="009A788B">
              <w:rPr>
                <w:rStyle w:val="a6"/>
                <w:rFonts w:ascii="Times New Roman" w:hAnsi="Times New Roman"/>
                <w:i/>
                <w:iCs/>
                <w:noProof/>
              </w:rPr>
              <w:t>1.</w:t>
            </w:r>
            <w:r w:rsidR="00321F16">
              <w:rPr>
                <w:rFonts w:cstheme="minorBidi"/>
                <w:noProof/>
                <w:kern w:val="2"/>
                <w:sz w:val="21"/>
                <w:szCs w:val="22"/>
              </w:rPr>
              <w:tab/>
            </w:r>
            <w:r w:rsidR="00321F16" w:rsidRPr="009A788B">
              <w:rPr>
                <w:rStyle w:val="a6"/>
                <w:rFonts w:ascii="Times New Roman" w:hAnsi="Times New Roman"/>
                <w:i/>
                <w:iCs/>
                <w:noProof/>
              </w:rPr>
              <w:t>Introduction</w:t>
            </w:r>
            <w:r w:rsidR="00321F16">
              <w:rPr>
                <w:noProof/>
                <w:webHidden/>
              </w:rPr>
              <w:tab/>
            </w:r>
            <w:r w:rsidR="00321F16">
              <w:rPr>
                <w:noProof/>
                <w:webHidden/>
              </w:rPr>
              <w:fldChar w:fldCharType="begin"/>
            </w:r>
            <w:r w:rsidR="00321F16">
              <w:rPr>
                <w:noProof/>
                <w:webHidden/>
              </w:rPr>
              <w:instrText xml:space="preserve"> PAGEREF _Toc121436850 \h </w:instrText>
            </w:r>
            <w:r w:rsidR="00321F16">
              <w:rPr>
                <w:noProof/>
                <w:webHidden/>
              </w:rPr>
            </w:r>
            <w:r w:rsidR="00321F16">
              <w:rPr>
                <w:noProof/>
                <w:webHidden/>
              </w:rPr>
              <w:fldChar w:fldCharType="separate"/>
            </w:r>
            <w:r w:rsidR="00321F16">
              <w:rPr>
                <w:noProof/>
                <w:webHidden/>
              </w:rPr>
              <w:t>3</w:t>
            </w:r>
            <w:r w:rsidR="00321F16">
              <w:rPr>
                <w:noProof/>
                <w:webHidden/>
              </w:rPr>
              <w:fldChar w:fldCharType="end"/>
            </w:r>
          </w:hyperlink>
        </w:p>
        <w:p w14:paraId="1411314A" w14:textId="709616B3" w:rsidR="00321F16" w:rsidRDefault="001B7ED5" w:rsidP="007F19F7">
          <w:pPr>
            <w:pStyle w:val="TOC1"/>
            <w:rPr>
              <w:rFonts w:cstheme="minorBidi"/>
              <w:noProof/>
              <w:kern w:val="2"/>
              <w:sz w:val="21"/>
              <w:szCs w:val="22"/>
            </w:rPr>
          </w:pPr>
          <w:hyperlink w:anchor="_Toc121436851" w:history="1">
            <w:r w:rsidR="00321F16" w:rsidRPr="009A788B">
              <w:rPr>
                <w:rStyle w:val="a6"/>
                <w:rFonts w:ascii="Times New Roman" w:hAnsi="Times New Roman"/>
                <w:i/>
                <w:iCs/>
                <w:noProof/>
              </w:rPr>
              <w:t>2.</w:t>
            </w:r>
            <w:r w:rsidR="00321F16">
              <w:rPr>
                <w:rFonts w:cstheme="minorBidi"/>
                <w:noProof/>
                <w:kern w:val="2"/>
                <w:sz w:val="21"/>
                <w:szCs w:val="22"/>
              </w:rPr>
              <w:tab/>
            </w:r>
            <w:r w:rsidR="00321F16" w:rsidRPr="009A788B">
              <w:rPr>
                <w:rStyle w:val="a6"/>
                <w:rFonts w:ascii="Times New Roman" w:hAnsi="Times New Roman"/>
                <w:i/>
                <w:iCs/>
                <w:noProof/>
              </w:rPr>
              <w:t>Design and Implementation</w:t>
            </w:r>
            <w:r w:rsidR="00321F16">
              <w:rPr>
                <w:noProof/>
                <w:webHidden/>
              </w:rPr>
              <w:tab/>
            </w:r>
            <w:r w:rsidR="00321F16">
              <w:rPr>
                <w:noProof/>
                <w:webHidden/>
              </w:rPr>
              <w:fldChar w:fldCharType="begin"/>
            </w:r>
            <w:r w:rsidR="00321F16">
              <w:rPr>
                <w:noProof/>
                <w:webHidden/>
              </w:rPr>
              <w:instrText xml:space="preserve"> PAGEREF _Toc121436851 \h </w:instrText>
            </w:r>
            <w:r w:rsidR="00321F16">
              <w:rPr>
                <w:noProof/>
                <w:webHidden/>
              </w:rPr>
            </w:r>
            <w:r w:rsidR="00321F16">
              <w:rPr>
                <w:noProof/>
                <w:webHidden/>
              </w:rPr>
              <w:fldChar w:fldCharType="separate"/>
            </w:r>
            <w:r w:rsidR="00321F16">
              <w:rPr>
                <w:noProof/>
                <w:webHidden/>
              </w:rPr>
              <w:t>4</w:t>
            </w:r>
            <w:r w:rsidR="00321F16">
              <w:rPr>
                <w:noProof/>
                <w:webHidden/>
              </w:rPr>
              <w:fldChar w:fldCharType="end"/>
            </w:r>
          </w:hyperlink>
        </w:p>
        <w:p w14:paraId="729C94E2" w14:textId="3DB31482" w:rsidR="00321F16" w:rsidRDefault="001B7ED5">
          <w:pPr>
            <w:pStyle w:val="TOC2"/>
            <w:tabs>
              <w:tab w:val="left" w:pos="840"/>
              <w:tab w:val="right" w:leader="dot" w:pos="8296"/>
            </w:tabs>
            <w:rPr>
              <w:rFonts w:cstheme="minorBidi"/>
              <w:noProof/>
              <w:kern w:val="2"/>
              <w:sz w:val="21"/>
              <w:szCs w:val="22"/>
            </w:rPr>
          </w:pPr>
          <w:hyperlink w:anchor="_Toc121436852" w:history="1">
            <w:r w:rsidR="00321F16" w:rsidRPr="009A788B">
              <w:rPr>
                <w:rStyle w:val="a6"/>
                <w:rFonts w:ascii="Times New Roman" w:hAnsi="Times New Roman"/>
                <w:noProof/>
              </w:rPr>
              <w:t>2.1.</w:t>
            </w:r>
            <w:r w:rsidR="00321F16">
              <w:rPr>
                <w:rFonts w:cstheme="minorBidi"/>
                <w:noProof/>
                <w:kern w:val="2"/>
                <w:sz w:val="21"/>
                <w:szCs w:val="22"/>
              </w:rPr>
              <w:tab/>
            </w:r>
            <w:r w:rsidR="00321F16" w:rsidRPr="009A788B">
              <w:rPr>
                <w:rStyle w:val="a6"/>
                <w:rFonts w:ascii="Times New Roman" w:hAnsi="Times New Roman"/>
                <w:noProof/>
              </w:rPr>
              <w:t>Requirements Analysis</w:t>
            </w:r>
            <w:r w:rsidR="00321F16">
              <w:rPr>
                <w:noProof/>
                <w:webHidden/>
              </w:rPr>
              <w:tab/>
            </w:r>
            <w:r w:rsidR="00321F16">
              <w:rPr>
                <w:noProof/>
                <w:webHidden/>
              </w:rPr>
              <w:fldChar w:fldCharType="begin"/>
            </w:r>
            <w:r w:rsidR="00321F16">
              <w:rPr>
                <w:noProof/>
                <w:webHidden/>
              </w:rPr>
              <w:instrText xml:space="preserve"> PAGEREF _Toc121436852 \h </w:instrText>
            </w:r>
            <w:r w:rsidR="00321F16">
              <w:rPr>
                <w:noProof/>
                <w:webHidden/>
              </w:rPr>
            </w:r>
            <w:r w:rsidR="00321F16">
              <w:rPr>
                <w:noProof/>
                <w:webHidden/>
              </w:rPr>
              <w:fldChar w:fldCharType="separate"/>
            </w:r>
            <w:r w:rsidR="00321F16">
              <w:rPr>
                <w:noProof/>
                <w:webHidden/>
              </w:rPr>
              <w:t>4</w:t>
            </w:r>
            <w:r w:rsidR="00321F16">
              <w:rPr>
                <w:noProof/>
                <w:webHidden/>
              </w:rPr>
              <w:fldChar w:fldCharType="end"/>
            </w:r>
          </w:hyperlink>
        </w:p>
        <w:p w14:paraId="7C089A5C" w14:textId="2C4C4E99" w:rsidR="00321F16" w:rsidRDefault="001B7ED5" w:rsidP="00321F16">
          <w:pPr>
            <w:pStyle w:val="TOC2"/>
            <w:tabs>
              <w:tab w:val="left" w:pos="1050"/>
              <w:tab w:val="right" w:leader="dot" w:pos="8296"/>
            </w:tabs>
            <w:ind w:leftChars="192" w:left="461"/>
            <w:rPr>
              <w:rFonts w:cstheme="minorBidi"/>
              <w:noProof/>
              <w:kern w:val="2"/>
              <w:sz w:val="21"/>
              <w:szCs w:val="22"/>
            </w:rPr>
          </w:pPr>
          <w:hyperlink w:anchor="_Toc121436853" w:history="1">
            <w:r w:rsidR="00321F16" w:rsidRPr="009A788B">
              <w:rPr>
                <w:rStyle w:val="a6"/>
                <w:rFonts w:ascii="Times New Roman" w:hAnsi="Times New Roman"/>
                <w:noProof/>
              </w:rPr>
              <w:t>2.1.1.</w:t>
            </w:r>
            <w:r w:rsidR="00321F16">
              <w:rPr>
                <w:rFonts w:cstheme="minorBidi"/>
                <w:noProof/>
                <w:kern w:val="2"/>
                <w:sz w:val="21"/>
                <w:szCs w:val="22"/>
              </w:rPr>
              <w:tab/>
            </w:r>
            <w:r w:rsidR="00321F16" w:rsidRPr="009A788B">
              <w:rPr>
                <w:rStyle w:val="a6"/>
                <w:rFonts w:ascii="Times New Roman" w:hAnsi="Times New Roman"/>
                <w:noProof/>
              </w:rPr>
              <w:t>Server and database</w:t>
            </w:r>
            <w:r w:rsidR="00321F16">
              <w:rPr>
                <w:noProof/>
                <w:webHidden/>
              </w:rPr>
              <w:tab/>
            </w:r>
            <w:r w:rsidR="00321F16">
              <w:rPr>
                <w:noProof/>
                <w:webHidden/>
              </w:rPr>
              <w:fldChar w:fldCharType="begin"/>
            </w:r>
            <w:r w:rsidR="00321F16">
              <w:rPr>
                <w:noProof/>
                <w:webHidden/>
              </w:rPr>
              <w:instrText xml:space="preserve"> PAGEREF _Toc121436853 \h </w:instrText>
            </w:r>
            <w:r w:rsidR="00321F16">
              <w:rPr>
                <w:noProof/>
                <w:webHidden/>
              </w:rPr>
            </w:r>
            <w:r w:rsidR="00321F16">
              <w:rPr>
                <w:noProof/>
                <w:webHidden/>
              </w:rPr>
              <w:fldChar w:fldCharType="separate"/>
            </w:r>
            <w:r w:rsidR="00321F16">
              <w:rPr>
                <w:noProof/>
                <w:webHidden/>
              </w:rPr>
              <w:t>5</w:t>
            </w:r>
            <w:r w:rsidR="00321F16">
              <w:rPr>
                <w:noProof/>
                <w:webHidden/>
              </w:rPr>
              <w:fldChar w:fldCharType="end"/>
            </w:r>
          </w:hyperlink>
        </w:p>
        <w:p w14:paraId="7116A9CA" w14:textId="302262C8" w:rsidR="00321F16" w:rsidRDefault="001B7ED5" w:rsidP="00321F16">
          <w:pPr>
            <w:pStyle w:val="TOC2"/>
            <w:tabs>
              <w:tab w:val="left" w:pos="1050"/>
              <w:tab w:val="right" w:leader="dot" w:pos="8296"/>
            </w:tabs>
            <w:ind w:leftChars="192" w:left="461"/>
            <w:rPr>
              <w:rFonts w:cstheme="minorBidi"/>
              <w:noProof/>
              <w:kern w:val="2"/>
              <w:sz w:val="21"/>
              <w:szCs w:val="22"/>
            </w:rPr>
          </w:pPr>
          <w:hyperlink w:anchor="_Toc121436854" w:history="1">
            <w:r w:rsidR="00321F16" w:rsidRPr="009A788B">
              <w:rPr>
                <w:rStyle w:val="a6"/>
                <w:rFonts w:ascii="Times New Roman" w:hAnsi="Times New Roman"/>
                <w:noProof/>
              </w:rPr>
              <w:t>2.1.2.</w:t>
            </w:r>
            <w:r w:rsidR="00321F16">
              <w:rPr>
                <w:rFonts w:cstheme="minorBidi"/>
                <w:noProof/>
                <w:kern w:val="2"/>
                <w:sz w:val="21"/>
                <w:szCs w:val="22"/>
              </w:rPr>
              <w:tab/>
            </w:r>
            <w:r w:rsidR="00321F16" w:rsidRPr="009A788B">
              <w:rPr>
                <w:rStyle w:val="a6"/>
                <w:rFonts w:ascii="Times New Roman" w:hAnsi="Times New Roman"/>
                <w:noProof/>
              </w:rPr>
              <w:t>Dependencies</w:t>
            </w:r>
            <w:r w:rsidR="00321F16">
              <w:rPr>
                <w:noProof/>
                <w:webHidden/>
              </w:rPr>
              <w:tab/>
            </w:r>
            <w:r w:rsidR="00321F16">
              <w:rPr>
                <w:noProof/>
                <w:webHidden/>
              </w:rPr>
              <w:fldChar w:fldCharType="begin"/>
            </w:r>
            <w:r w:rsidR="00321F16">
              <w:rPr>
                <w:noProof/>
                <w:webHidden/>
              </w:rPr>
              <w:instrText xml:space="preserve"> PAGEREF _Toc121436854 \h </w:instrText>
            </w:r>
            <w:r w:rsidR="00321F16">
              <w:rPr>
                <w:noProof/>
                <w:webHidden/>
              </w:rPr>
            </w:r>
            <w:r w:rsidR="00321F16">
              <w:rPr>
                <w:noProof/>
                <w:webHidden/>
              </w:rPr>
              <w:fldChar w:fldCharType="separate"/>
            </w:r>
            <w:r w:rsidR="00321F16">
              <w:rPr>
                <w:noProof/>
                <w:webHidden/>
              </w:rPr>
              <w:t>7</w:t>
            </w:r>
            <w:r w:rsidR="00321F16">
              <w:rPr>
                <w:noProof/>
                <w:webHidden/>
              </w:rPr>
              <w:fldChar w:fldCharType="end"/>
            </w:r>
          </w:hyperlink>
        </w:p>
        <w:p w14:paraId="0D7C99A8" w14:textId="24678328" w:rsidR="00321F16" w:rsidRDefault="001B7ED5" w:rsidP="007F19F7">
          <w:pPr>
            <w:pStyle w:val="TOC2"/>
            <w:tabs>
              <w:tab w:val="left" w:pos="840"/>
              <w:tab w:val="right" w:leader="dot" w:pos="8296"/>
            </w:tabs>
            <w:ind w:leftChars="100" w:left="240" w:rightChars="100" w:right="240"/>
            <w:rPr>
              <w:rFonts w:cstheme="minorBidi"/>
              <w:noProof/>
              <w:kern w:val="2"/>
              <w:sz w:val="21"/>
              <w:szCs w:val="22"/>
            </w:rPr>
          </w:pPr>
          <w:hyperlink w:anchor="_Toc121436855" w:history="1">
            <w:r w:rsidR="00321F16" w:rsidRPr="009A788B">
              <w:rPr>
                <w:rStyle w:val="a6"/>
                <w:rFonts w:ascii="Times New Roman" w:hAnsi="Times New Roman"/>
                <w:noProof/>
              </w:rPr>
              <w:t>2.2.</w:t>
            </w:r>
            <w:r w:rsidR="00321F16">
              <w:rPr>
                <w:rFonts w:cstheme="minorBidi"/>
                <w:noProof/>
                <w:kern w:val="2"/>
                <w:sz w:val="21"/>
                <w:szCs w:val="22"/>
              </w:rPr>
              <w:tab/>
            </w:r>
            <w:r w:rsidR="00321F16" w:rsidRPr="009A788B">
              <w:rPr>
                <w:rStyle w:val="a6"/>
                <w:rFonts w:ascii="Times New Roman" w:hAnsi="Times New Roman"/>
                <w:noProof/>
              </w:rPr>
              <w:t>Design</w:t>
            </w:r>
            <w:r w:rsidR="00321F16">
              <w:rPr>
                <w:noProof/>
                <w:webHidden/>
              </w:rPr>
              <w:tab/>
            </w:r>
            <w:r w:rsidR="00321F16">
              <w:rPr>
                <w:noProof/>
                <w:webHidden/>
              </w:rPr>
              <w:fldChar w:fldCharType="begin"/>
            </w:r>
            <w:r w:rsidR="00321F16">
              <w:rPr>
                <w:noProof/>
                <w:webHidden/>
              </w:rPr>
              <w:instrText xml:space="preserve"> PAGEREF _Toc121436855 \h </w:instrText>
            </w:r>
            <w:r w:rsidR="00321F16">
              <w:rPr>
                <w:noProof/>
                <w:webHidden/>
              </w:rPr>
            </w:r>
            <w:r w:rsidR="00321F16">
              <w:rPr>
                <w:noProof/>
                <w:webHidden/>
              </w:rPr>
              <w:fldChar w:fldCharType="separate"/>
            </w:r>
            <w:r w:rsidR="00321F16">
              <w:rPr>
                <w:noProof/>
                <w:webHidden/>
              </w:rPr>
              <w:t>8</w:t>
            </w:r>
            <w:r w:rsidR="00321F16">
              <w:rPr>
                <w:noProof/>
                <w:webHidden/>
              </w:rPr>
              <w:fldChar w:fldCharType="end"/>
            </w:r>
          </w:hyperlink>
        </w:p>
        <w:p w14:paraId="001F6B79" w14:textId="02416E4E" w:rsidR="00321F16" w:rsidRDefault="001B7ED5" w:rsidP="00321F16">
          <w:pPr>
            <w:pStyle w:val="TOC2"/>
            <w:tabs>
              <w:tab w:val="left" w:pos="1050"/>
              <w:tab w:val="right" w:leader="dot" w:pos="8296"/>
            </w:tabs>
            <w:ind w:leftChars="192" w:left="461"/>
            <w:rPr>
              <w:rFonts w:cstheme="minorBidi"/>
              <w:noProof/>
              <w:kern w:val="2"/>
              <w:sz w:val="21"/>
              <w:szCs w:val="22"/>
            </w:rPr>
          </w:pPr>
          <w:hyperlink w:anchor="_Toc121436856" w:history="1">
            <w:r w:rsidR="00321F16" w:rsidRPr="009A788B">
              <w:rPr>
                <w:rStyle w:val="a6"/>
                <w:rFonts w:ascii="Times New Roman" w:hAnsi="Times New Roman"/>
                <w:noProof/>
              </w:rPr>
              <w:t>2.2.1.</w:t>
            </w:r>
            <w:r w:rsidR="00321F16">
              <w:rPr>
                <w:rFonts w:cstheme="minorBidi"/>
                <w:noProof/>
                <w:kern w:val="2"/>
                <w:sz w:val="21"/>
                <w:szCs w:val="22"/>
              </w:rPr>
              <w:tab/>
            </w:r>
            <w:r w:rsidR="00321F16" w:rsidRPr="009A788B">
              <w:rPr>
                <w:rStyle w:val="a6"/>
                <w:rFonts w:ascii="Times New Roman" w:hAnsi="Times New Roman"/>
                <w:noProof/>
              </w:rPr>
              <w:t>Server data specification (MongoDB)</w:t>
            </w:r>
            <w:r w:rsidR="00321F16">
              <w:rPr>
                <w:noProof/>
                <w:webHidden/>
              </w:rPr>
              <w:tab/>
            </w:r>
            <w:r w:rsidR="00321F16">
              <w:rPr>
                <w:noProof/>
                <w:webHidden/>
              </w:rPr>
              <w:fldChar w:fldCharType="begin"/>
            </w:r>
            <w:r w:rsidR="00321F16">
              <w:rPr>
                <w:noProof/>
                <w:webHidden/>
              </w:rPr>
              <w:instrText xml:space="preserve"> PAGEREF _Toc121436856 \h </w:instrText>
            </w:r>
            <w:r w:rsidR="00321F16">
              <w:rPr>
                <w:noProof/>
                <w:webHidden/>
              </w:rPr>
            </w:r>
            <w:r w:rsidR="00321F16">
              <w:rPr>
                <w:noProof/>
                <w:webHidden/>
              </w:rPr>
              <w:fldChar w:fldCharType="separate"/>
            </w:r>
            <w:r w:rsidR="00321F16">
              <w:rPr>
                <w:noProof/>
                <w:webHidden/>
              </w:rPr>
              <w:t>8</w:t>
            </w:r>
            <w:r w:rsidR="00321F16">
              <w:rPr>
                <w:noProof/>
                <w:webHidden/>
              </w:rPr>
              <w:fldChar w:fldCharType="end"/>
            </w:r>
          </w:hyperlink>
        </w:p>
        <w:p w14:paraId="506A9F3A" w14:textId="0C941542" w:rsidR="00321F16" w:rsidRDefault="001B7ED5" w:rsidP="00321F16">
          <w:pPr>
            <w:pStyle w:val="TOC2"/>
            <w:tabs>
              <w:tab w:val="left" w:pos="1050"/>
              <w:tab w:val="right" w:leader="dot" w:pos="8296"/>
            </w:tabs>
            <w:ind w:leftChars="192" w:left="461"/>
            <w:rPr>
              <w:rFonts w:cstheme="minorBidi"/>
              <w:noProof/>
              <w:kern w:val="2"/>
              <w:sz w:val="21"/>
              <w:szCs w:val="22"/>
            </w:rPr>
          </w:pPr>
          <w:hyperlink w:anchor="_Toc121436857" w:history="1">
            <w:r w:rsidR="00321F16" w:rsidRPr="009A788B">
              <w:rPr>
                <w:rStyle w:val="a6"/>
                <w:rFonts w:ascii="Times New Roman" w:hAnsi="Times New Roman"/>
                <w:noProof/>
              </w:rPr>
              <w:t>2.2.2.</w:t>
            </w:r>
            <w:r w:rsidR="00321F16">
              <w:rPr>
                <w:rFonts w:cstheme="minorBidi"/>
                <w:noProof/>
                <w:kern w:val="2"/>
                <w:sz w:val="21"/>
                <w:szCs w:val="22"/>
              </w:rPr>
              <w:tab/>
            </w:r>
            <w:r w:rsidR="00321F16" w:rsidRPr="009A788B">
              <w:rPr>
                <w:rStyle w:val="a6"/>
                <w:rFonts w:ascii="Times New Roman" w:hAnsi="Times New Roman"/>
                <w:noProof/>
              </w:rPr>
              <w:t>Server API specification</w:t>
            </w:r>
            <w:r w:rsidR="00321F16">
              <w:rPr>
                <w:noProof/>
                <w:webHidden/>
              </w:rPr>
              <w:tab/>
            </w:r>
            <w:r w:rsidR="00321F16">
              <w:rPr>
                <w:noProof/>
                <w:webHidden/>
              </w:rPr>
              <w:fldChar w:fldCharType="begin"/>
            </w:r>
            <w:r w:rsidR="00321F16">
              <w:rPr>
                <w:noProof/>
                <w:webHidden/>
              </w:rPr>
              <w:instrText xml:space="preserve"> PAGEREF _Toc121436857 \h </w:instrText>
            </w:r>
            <w:r w:rsidR="00321F16">
              <w:rPr>
                <w:noProof/>
                <w:webHidden/>
              </w:rPr>
            </w:r>
            <w:r w:rsidR="00321F16">
              <w:rPr>
                <w:noProof/>
                <w:webHidden/>
              </w:rPr>
              <w:fldChar w:fldCharType="separate"/>
            </w:r>
            <w:r w:rsidR="00321F16">
              <w:rPr>
                <w:noProof/>
                <w:webHidden/>
              </w:rPr>
              <w:t>10</w:t>
            </w:r>
            <w:r w:rsidR="00321F16">
              <w:rPr>
                <w:noProof/>
                <w:webHidden/>
              </w:rPr>
              <w:fldChar w:fldCharType="end"/>
            </w:r>
          </w:hyperlink>
        </w:p>
        <w:p w14:paraId="256B5C99" w14:textId="47D72B76" w:rsidR="00321F16" w:rsidRDefault="001B7ED5" w:rsidP="00321F16">
          <w:pPr>
            <w:pStyle w:val="TOC2"/>
            <w:tabs>
              <w:tab w:val="left" w:pos="1050"/>
              <w:tab w:val="right" w:leader="dot" w:pos="8296"/>
            </w:tabs>
            <w:ind w:leftChars="192" w:left="461"/>
            <w:rPr>
              <w:rFonts w:cstheme="minorBidi"/>
              <w:noProof/>
              <w:kern w:val="2"/>
              <w:sz w:val="21"/>
              <w:szCs w:val="22"/>
            </w:rPr>
          </w:pPr>
          <w:hyperlink w:anchor="_Toc121436858" w:history="1">
            <w:r w:rsidR="00321F16" w:rsidRPr="009A788B">
              <w:rPr>
                <w:rStyle w:val="a6"/>
                <w:rFonts w:ascii="Times New Roman" w:hAnsi="Times New Roman"/>
                <w:noProof/>
              </w:rPr>
              <w:t>2.2.3.</w:t>
            </w:r>
            <w:r w:rsidR="00321F16">
              <w:rPr>
                <w:rFonts w:cstheme="minorBidi"/>
                <w:noProof/>
                <w:kern w:val="2"/>
                <w:sz w:val="21"/>
                <w:szCs w:val="22"/>
              </w:rPr>
              <w:tab/>
            </w:r>
            <w:r w:rsidR="00321F16" w:rsidRPr="009A788B">
              <w:rPr>
                <w:rStyle w:val="a6"/>
                <w:rFonts w:ascii="Times New Roman" w:hAnsi="Times New Roman"/>
                <w:noProof/>
              </w:rPr>
              <w:t>Internal data specification</w:t>
            </w:r>
            <w:r w:rsidR="00321F16">
              <w:rPr>
                <w:noProof/>
                <w:webHidden/>
              </w:rPr>
              <w:tab/>
            </w:r>
            <w:r w:rsidR="00321F16">
              <w:rPr>
                <w:noProof/>
                <w:webHidden/>
              </w:rPr>
              <w:fldChar w:fldCharType="begin"/>
            </w:r>
            <w:r w:rsidR="00321F16">
              <w:rPr>
                <w:noProof/>
                <w:webHidden/>
              </w:rPr>
              <w:instrText xml:space="preserve"> PAGEREF _Toc121436858 \h </w:instrText>
            </w:r>
            <w:r w:rsidR="00321F16">
              <w:rPr>
                <w:noProof/>
                <w:webHidden/>
              </w:rPr>
            </w:r>
            <w:r w:rsidR="00321F16">
              <w:rPr>
                <w:noProof/>
                <w:webHidden/>
              </w:rPr>
              <w:fldChar w:fldCharType="separate"/>
            </w:r>
            <w:r w:rsidR="00321F16">
              <w:rPr>
                <w:noProof/>
                <w:webHidden/>
              </w:rPr>
              <w:t>22</w:t>
            </w:r>
            <w:r w:rsidR="00321F16">
              <w:rPr>
                <w:noProof/>
                <w:webHidden/>
              </w:rPr>
              <w:fldChar w:fldCharType="end"/>
            </w:r>
          </w:hyperlink>
        </w:p>
        <w:p w14:paraId="22CC2A5B" w14:textId="3B57F370" w:rsidR="00321F16" w:rsidRDefault="001B7ED5" w:rsidP="00321F16">
          <w:pPr>
            <w:pStyle w:val="TOC2"/>
            <w:tabs>
              <w:tab w:val="left" w:pos="1050"/>
              <w:tab w:val="right" w:leader="dot" w:pos="8296"/>
            </w:tabs>
            <w:ind w:leftChars="192" w:left="461"/>
            <w:rPr>
              <w:rFonts w:cstheme="minorBidi"/>
              <w:noProof/>
              <w:kern w:val="2"/>
              <w:sz w:val="21"/>
              <w:szCs w:val="22"/>
            </w:rPr>
          </w:pPr>
          <w:hyperlink w:anchor="_Toc121436859" w:history="1">
            <w:r w:rsidR="00321F16" w:rsidRPr="009A788B">
              <w:rPr>
                <w:rStyle w:val="a6"/>
                <w:rFonts w:ascii="Times New Roman" w:hAnsi="Times New Roman"/>
                <w:noProof/>
              </w:rPr>
              <w:t>2.2.4.</w:t>
            </w:r>
            <w:r w:rsidR="00321F16">
              <w:rPr>
                <w:rFonts w:cstheme="minorBidi"/>
                <w:noProof/>
                <w:kern w:val="2"/>
                <w:sz w:val="21"/>
                <w:szCs w:val="22"/>
              </w:rPr>
              <w:tab/>
            </w:r>
            <w:r w:rsidR="00321F16" w:rsidRPr="009A788B">
              <w:rPr>
                <w:rStyle w:val="a6"/>
                <w:rFonts w:ascii="Times New Roman" w:hAnsi="Times New Roman"/>
                <w:noProof/>
              </w:rPr>
              <w:t>Application Activities and Fragments</w:t>
            </w:r>
            <w:r w:rsidR="00321F16">
              <w:rPr>
                <w:noProof/>
                <w:webHidden/>
              </w:rPr>
              <w:tab/>
            </w:r>
            <w:r w:rsidR="00321F16">
              <w:rPr>
                <w:noProof/>
                <w:webHidden/>
              </w:rPr>
              <w:fldChar w:fldCharType="begin"/>
            </w:r>
            <w:r w:rsidR="00321F16">
              <w:rPr>
                <w:noProof/>
                <w:webHidden/>
              </w:rPr>
              <w:instrText xml:space="preserve"> PAGEREF _Toc121436859 \h </w:instrText>
            </w:r>
            <w:r w:rsidR="00321F16">
              <w:rPr>
                <w:noProof/>
                <w:webHidden/>
              </w:rPr>
            </w:r>
            <w:r w:rsidR="00321F16">
              <w:rPr>
                <w:noProof/>
                <w:webHidden/>
              </w:rPr>
              <w:fldChar w:fldCharType="separate"/>
            </w:r>
            <w:r w:rsidR="00321F16">
              <w:rPr>
                <w:noProof/>
                <w:webHidden/>
              </w:rPr>
              <w:t>24</w:t>
            </w:r>
            <w:r w:rsidR="00321F16">
              <w:rPr>
                <w:noProof/>
                <w:webHidden/>
              </w:rPr>
              <w:fldChar w:fldCharType="end"/>
            </w:r>
          </w:hyperlink>
        </w:p>
        <w:p w14:paraId="0D81B78F" w14:textId="436D3817" w:rsidR="00321F16" w:rsidRDefault="001B7ED5" w:rsidP="007F19F7">
          <w:pPr>
            <w:pStyle w:val="TOC2"/>
            <w:tabs>
              <w:tab w:val="left" w:pos="840"/>
              <w:tab w:val="right" w:leader="dot" w:pos="8296"/>
            </w:tabs>
            <w:ind w:leftChars="100" w:left="240" w:rightChars="100" w:right="240"/>
            <w:rPr>
              <w:rFonts w:cstheme="minorBidi"/>
              <w:noProof/>
              <w:kern w:val="2"/>
              <w:sz w:val="21"/>
              <w:szCs w:val="22"/>
            </w:rPr>
          </w:pPr>
          <w:hyperlink w:anchor="_Toc121436860" w:history="1">
            <w:r w:rsidR="00321F16" w:rsidRPr="009A788B">
              <w:rPr>
                <w:rStyle w:val="a6"/>
                <w:rFonts w:ascii="Times New Roman" w:hAnsi="Times New Roman"/>
                <w:noProof/>
              </w:rPr>
              <w:t>2.3.</w:t>
            </w:r>
            <w:r w:rsidR="00321F16">
              <w:rPr>
                <w:rFonts w:cstheme="minorBidi"/>
                <w:noProof/>
                <w:kern w:val="2"/>
                <w:sz w:val="21"/>
                <w:szCs w:val="22"/>
              </w:rPr>
              <w:tab/>
            </w:r>
            <w:r w:rsidR="00321F16" w:rsidRPr="009A788B">
              <w:rPr>
                <w:rStyle w:val="a6"/>
                <w:rFonts w:ascii="Times New Roman" w:hAnsi="Times New Roman"/>
                <w:noProof/>
              </w:rPr>
              <w:t>Implementation</w:t>
            </w:r>
            <w:r w:rsidR="00321F16">
              <w:rPr>
                <w:noProof/>
                <w:webHidden/>
              </w:rPr>
              <w:tab/>
            </w:r>
            <w:r w:rsidR="00321F16">
              <w:rPr>
                <w:noProof/>
                <w:webHidden/>
              </w:rPr>
              <w:fldChar w:fldCharType="begin"/>
            </w:r>
            <w:r w:rsidR="00321F16">
              <w:rPr>
                <w:noProof/>
                <w:webHidden/>
              </w:rPr>
              <w:instrText xml:space="preserve"> PAGEREF _Toc121436860 \h </w:instrText>
            </w:r>
            <w:r w:rsidR="00321F16">
              <w:rPr>
                <w:noProof/>
                <w:webHidden/>
              </w:rPr>
            </w:r>
            <w:r w:rsidR="00321F16">
              <w:rPr>
                <w:noProof/>
                <w:webHidden/>
              </w:rPr>
              <w:fldChar w:fldCharType="separate"/>
            </w:r>
            <w:r w:rsidR="00321F16">
              <w:rPr>
                <w:noProof/>
                <w:webHidden/>
              </w:rPr>
              <w:t>28</w:t>
            </w:r>
            <w:r w:rsidR="00321F16">
              <w:rPr>
                <w:noProof/>
                <w:webHidden/>
              </w:rPr>
              <w:fldChar w:fldCharType="end"/>
            </w:r>
          </w:hyperlink>
        </w:p>
        <w:p w14:paraId="446B9BE7" w14:textId="02B37F30" w:rsidR="00321F16" w:rsidRDefault="001B7ED5" w:rsidP="00321F16">
          <w:pPr>
            <w:pStyle w:val="TOC2"/>
            <w:tabs>
              <w:tab w:val="left" w:pos="1050"/>
              <w:tab w:val="right" w:leader="dot" w:pos="8296"/>
            </w:tabs>
            <w:ind w:leftChars="192" w:left="461"/>
            <w:rPr>
              <w:rFonts w:cstheme="minorBidi"/>
              <w:noProof/>
              <w:kern w:val="2"/>
              <w:sz w:val="21"/>
              <w:szCs w:val="22"/>
            </w:rPr>
          </w:pPr>
          <w:hyperlink w:anchor="_Toc121436861" w:history="1">
            <w:r w:rsidR="00321F16" w:rsidRPr="009A788B">
              <w:rPr>
                <w:rStyle w:val="a6"/>
                <w:rFonts w:ascii="Times New Roman" w:hAnsi="Times New Roman"/>
                <w:noProof/>
              </w:rPr>
              <w:t>2.3.1.</w:t>
            </w:r>
            <w:r w:rsidR="00321F16">
              <w:rPr>
                <w:rFonts w:cstheme="minorBidi"/>
                <w:noProof/>
                <w:kern w:val="2"/>
                <w:sz w:val="21"/>
                <w:szCs w:val="22"/>
              </w:rPr>
              <w:tab/>
            </w:r>
            <w:r w:rsidR="00321F16" w:rsidRPr="009A788B">
              <w:rPr>
                <w:rStyle w:val="a6"/>
                <w:rFonts w:ascii="Times New Roman" w:hAnsi="Times New Roman"/>
                <w:noProof/>
              </w:rPr>
              <w:t>Server API in python</w:t>
            </w:r>
            <w:r w:rsidR="00321F16">
              <w:rPr>
                <w:noProof/>
                <w:webHidden/>
              </w:rPr>
              <w:tab/>
            </w:r>
            <w:r w:rsidR="00321F16">
              <w:rPr>
                <w:noProof/>
                <w:webHidden/>
              </w:rPr>
              <w:fldChar w:fldCharType="begin"/>
            </w:r>
            <w:r w:rsidR="00321F16">
              <w:rPr>
                <w:noProof/>
                <w:webHidden/>
              </w:rPr>
              <w:instrText xml:space="preserve"> PAGEREF _Toc121436861 \h </w:instrText>
            </w:r>
            <w:r w:rsidR="00321F16">
              <w:rPr>
                <w:noProof/>
                <w:webHidden/>
              </w:rPr>
            </w:r>
            <w:r w:rsidR="00321F16">
              <w:rPr>
                <w:noProof/>
                <w:webHidden/>
              </w:rPr>
              <w:fldChar w:fldCharType="separate"/>
            </w:r>
            <w:r w:rsidR="00321F16">
              <w:rPr>
                <w:noProof/>
                <w:webHidden/>
              </w:rPr>
              <w:t>28</w:t>
            </w:r>
            <w:r w:rsidR="00321F16">
              <w:rPr>
                <w:noProof/>
                <w:webHidden/>
              </w:rPr>
              <w:fldChar w:fldCharType="end"/>
            </w:r>
          </w:hyperlink>
        </w:p>
        <w:p w14:paraId="6F48B42C" w14:textId="207848CC" w:rsidR="00321F16" w:rsidRDefault="001B7ED5" w:rsidP="00321F16">
          <w:pPr>
            <w:pStyle w:val="TOC2"/>
            <w:tabs>
              <w:tab w:val="left" w:pos="1050"/>
              <w:tab w:val="right" w:leader="dot" w:pos="8296"/>
            </w:tabs>
            <w:ind w:leftChars="192" w:left="461"/>
            <w:rPr>
              <w:rFonts w:cstheme="minorBidi"/>
              <w:noProof/>
              <w:kern w:val="2"/>
              <w:sz w:val="21"/>
              <w:szCs w:val="22"/>
            </w:rPr>
          </w:pPr>
          <w:hyperlink w:anchor="_Toc121436862" w:history="1">
            <w:r w:rsidR="00321F16" w:rsidRPr="009A788B">
              <w:rPr>
                <w:rStyle w:val="a6"/>
                <w:rFonts w:ascii="Times New Roman" w:hAnsi="Times New Roman"/>
                <w:noProof/>
              </w:rPr>
              <w:t>2.3.2.</w:t>
            </w:r>
            <w:r w:rsidR="00321F16">
              <w:rPr>
                <w:rFonts w:cstheme="minorBidi"/>
                <w:noProof/>
                <w:kern w:val="2"/>
                <w:sz w:val="21"/>
                <w:szCs w:val="22"/>
              </w:rPr>
              <w:tab/>
            </w:r>
            <w:r w:rsidR="00321F16" w:rsidRPr="009A788B">
              <w:rPr>
                <w:rStyle w:val="a6"/>
                <w:rFonts w:ascii="Times New Roman" w:hAnsi="Times New Roman"/>
                <w:noProof/>
              </w:rPr>
              <w:t>Server API in Kotlin</w:t>
            </w:r>
            <w:r w:rsidR="00321F16">
              <w:rPr>
                <w:noProof/>
                <w:webHidden/>
              </w:rPr>
              <w:tab/>
            </w:r>
            <w:r w:rsidR="00321F16">
              <w:rPr>
                <w:noProof/>
                <w:webHidden/>
              </w:rPr>
              <w:fldChar w:fldCharType="begin"/>
            </w:r>
            <w:r w:rsidR="00321F16">
              <w:rPr>
                <w:noProof/>
                <w:webHidden/>
              </w:rPr>
              <w:instrText xml:space="preserve"> PAGEREF _Toc121436862 \h </w:instrText>
            </w:r>
            <w:r w:rsidR="00321F16">
              <w:rPr>
                <w:noProof/>
                <w:webHidden/>
              </w:rPr>
            </w:r>
            <w:r w:rsidR="00321F16">
              <w:rPr>
                <w:noProof/>
                <w:webHidden/>
              </w:rPr>
              <w:fldChar w:fldCharType="separate"/>
            </w:r>
            <w:r w:rsidR="00321F16">
              <w:rPr>
                <w:noProof/>
                <w:webHidden/>
              </w:rPr>
              <w:t>29</w:t>
            </w:r>
            <w:r w:rsidR="00321F16">
              <w:rPr>
                <w:noProof/>
                <w:webHidden/>
              </w:rPr>
              <w:fldChar w:fldCharType="end"/>
            </w:r>
          </w:hyperlink>
        </w:p>
        <w:p w14:paraId="5334F238" w14:textId="214E88C9" w:rsidR="00321F16" w:rsidRDefault="001B7ED5" w:rsidP="00321F16">
          <w:pPr>
            <w:pStyle w:val="TOC2"/>
            <w:tabs>
              <w:tab w:val="left" w:pos="1050"/>
              <w:tab w:val="right" w:leader="dot" w:pos="8296"/>
            </w:tabs>
            <w:ind w:leftChars="192" w:left="461"/>
            <w:rPr>
              <w:rFonts w:cstheme="minorBidi"/>
              <w:noProof/>
              <w:kern w:val="2"/>
              <w:sz w:val="21"/>
              <w:szCs w:val="22"/>
            </w:rPr>
          </w:pPr>
          <w:hyperlink w:anchor="_Toc121436863" w:history="1">
            <w:r w:rsidR="00321F16" w:rsidRPr="009A788B">
              <w:rPr>
                <w:rStyle w:val="a6"/>
                <w:rFonts w:ascii="Times New Roman" w:hAnsi="Times New Roman"/>
                <w:noProof/>
              </w:rPr>
              <w:t>2.3.3.</w:t>
            </w:r>
            <w:r w:rsidR="00321F16">
              <w:rPr>
                <w:rFonts w:cstheme="minorBidi"/>
                <w:noProof/>
                <w:kern w:val="2"/>
                <w:sz w:val="21"/>
                <w:szCs w:val="22"/>
              </w:rPr>
              <w:tab/>
            </w:r>
            <w:r w:rsidR="00321F16" w:rsidRPr="009A788B">
              <w:rPr>
                <w:rStyle w:val="a6"/>
                <w:rFonts w:ascii="Times New Roman" w:hAnsi="Times New Roman"/>
                <w:noProof/>
              </w:rPr>
              <w:t>API function call in SDK</w:t>
            </w:r>
            <w:r w:rsidR="00321F16">
              <w:rPr>
                <w:noProof/>
                <w:webHidden/>
              </w:rPr>
              <w:tab/>
            </w:r>
            <w:r w:rsidR="00321F16">
              <w:rPr>
                <w:noProof/>
                <w:webHidden/>
              </w:rPr>
              <w:fldChar w:fldCharType="begin"/>
            </w:r>
            <w:r w:rsidR="00321F16">
              <w:rPr>
                <w:noProof/>
                <w:webHidden/>
              </w:rPr>
              <w:instrText xml:space="preserve"> PAGEREF _Toc121436863 \h </w:instrText>
            </w:r>
            <w:r w:rsidR="00321F16">
              <w:rPr>
                <w:noProof/>
                <w:webHidden/>
              </w:rPr>
            </w:r>
            <w:r w:rsidR="00321F16">
              <w:rPr>
                <w:noProof/>
                <w:webHidden/>
              </w:rPr>
              <w:fldChar w:fldCharType="separate"/>
            </w:r>
            <w:r w:rsidR="00321F16">
              <w:rPr>
                <w:noProof/>
                <w:webHidden/>
              </w:rPr>
              <w:t>30</w:t>
            </w:r>
            <w:r w:rsidR="00321F16">
              <w:rPr>
                <w:noProof/>
                <w:webHidden/>
              </w:rPr>
              <w:fldChar w:fldCharType="end"/>
            </w:r>
          </w:hyperlink>
        </w:p>
        <w:p w14:paraId="313D4076" w14:textId="1373FA11" w:rsidR="00321F16" w:rsidRDefault="001B7ED5" w:rsidP="00321F16">
          <w:pPr>
            <w:pStyle w:val="TOC2"/>
            <w:tabs>
              <w:tab w:val="left" w:pos="1050"/>
              <w:tab w:val="right" w:leader="dot" w:pos="8296"/>
            </w:tabs>
            <w:ind w:leftChars="192" w:left="461"/>
            <w:rPr>
              <w:rFonts w:cstheme="minorBidi"/>
              <w:noProof/>
              <w:kern w:val="2"/>
              <w:sz w:val="21"/>
              <w:szCs w:val="22"/>
            </w:rPr>
          </w:pPr>
          <w:hyperlink w:anchor="_Toc121436864" w:history="1">
            <w:r w:rsidR="00321F16" w:rsidRPr="009A788B">
              <w:rPr>
                <w:rStyle w:val="a6"/>
                <w:rFonts w:ascii="Times New Roman" w:hAnsi="Times New Roman"/>
                <w:noProof/>
              </w:rPr>
              <w:t>2.3.4.</w:t>
            </w:r>
            <w:r w:rsidR="00321F16">
              <w:rPr>
                <w:rFonts w:cstheme="minorBidi"/>
                <w:noProof/>
                <w:kern w:val="2"/>
                <w:sz w:val="21"/>
                <w:szCs w:val="22"/>
              </w:rPr>
              <w:tab/>
            </w:r>
            <w:r w:rsidR="00321F16" w:rsidRPr="009A788B">
              <w:rPr>
                <w:rStyle w:val="a6"/>
                <w:rFonts w:ascii="Times New Roman" w:hAnsi="Times New Roman"/>
                <w:noProof/>
              </w:rPr>
              <w:t>Permission and File Provider</w:t>
            </w:r>
            <w:r w:rsidR="00321F16">
              <w:rPr>
                <w:noProof/>
                <w:webHidden/>
              </w:rPr>
              <w:tab/>
            </w:r>
            <w:r w:rsidR="00321F16">
              <w:rPr>
                <w:noProof/>
                <w:webHidden/>
              </w:rPr>
              <w:fldChar w:fldCharType="begin"/>
            </w:r>
            <w:r w:rsidR="00321F16">
              <w:rPr>
                <w:noProof/>
                <w:webHidden/>
              </w:rPr>
              <w:instrText xml:space="preserve"> PAGEREF _Toc121436864 \h </w:instrText>
            </w:r>
            <w:r w:rsidR="00321F16">
              <w:rPr>
                <w:noProof/>
                <w:webHidden/>
              </w:rPr>
            </w:r>
            <w:r w:rsidR="00321F16">
              <w:rPr>
                <w:noProof/>
                <w:webHidden/>
              </w:rPr>
              <w:fldChar w:fldCharType="separate"/>
            </w:r>
            <w:r w:rsidR="00321F16">
              <w:rPr>
                <w:noProof/>
                <w:webHidden/>
              </w:rPr>
              <w:t>31</w:t>
            </w:r>
            <w:r w:rsidR="00321F16">
              <w:rPr>
                <w:noProof/>
                <w:webHidden/>
              </w:rPr>
              <w:fldChar w:fldCharType="end"/>
            </w:r>
          </w:hyperlink>
        </w:p>
        <w:p w14:paraId="15DEBAD9" w14:textId="1612E730" w:rsidR="00321F16" w:rsidRDefault="001B7ED5" w:rsidP="007F19F7">
          <w:pPr>
            <w:pStyle w:val="TOC1"/>
            <w:rPr>
              <w:rFonts w:cstheme="minorBidi"/>
              <w:noProof/>
              <w:kern w:val="2"/>
              <w:sz w:val="21"/>
              <w:szCs w:val="22"/>
            </w:rPr>
          </w:pPr>
          <w:hyperlink w:anchor="_Toc121436865" w:history="1">
            <w:r w:rsidR="00321F16" w:rsidRPr="009A788B">
              <w:rPr>
                <w:rStyle w:val="a6"/>
                <w:rFonts w:ascii="Times New Roman" w:hAnsi="Times New Roman"/>
                <w:i/>
                <w:iCs/>
                <w:noProof/>
              </w:rPr>
              <w:t>3.</w:t>
            </w:r>
            <w:r w:rsidR="00321F16">
              <w:rPr>
                <w:rFonts w:cstheme="minorBidi"/>
                <w:noProof/>
                <w:kern w:val="2"/>
                <w:sz w:val="21"/>
                <w:szCs w:val="22"/>
              </w:rPr>
              <w:tab/>
            </w:r>
            <w:r w:rsidR="00321F16" w:rsidRPr="009A788B">
              <w:rPr>
                <w:rStyle w:val="a6"/>
                <w:rFonts w:ascii="Times New Roman" w:hAnsi="Times New Roman"/>
                <w:i/>
                <w:iCs/>
                <w:noProof/>
              </w:rPr>
              <w:t>Testing and Evaluation</w:t>
            </w:r>
            <w:r w:rsidR="00321F16">
              <w:rPr>
                <w:noProof/>
                <w:webHidden/>
              </w:rPr>
              <w:tab/>
            </w:r>
            <w:r w:rsidR="00321F16">
              <w:rPr>
                <w:noProof/>
                <w:webHidden/>
              </w:rPr>
              <w:fldChar w:fldCharType="begin"/>
            </w:r>
            <w:r w:rsidR="00321F16">
              <w:rPr>
                <w:noProof/>
                <w:webHidden/>
              </w:rPr>
              <w:instrText xml:space="preserve"> PAGEREF _Toc121436865 \h </w:instrText>
            </w:r>
            <w:r w:rsidR="00321F16">
              <w:rPr>
                <w:noProof/>
                <w:webHidden/>
              </w:rPr>
            </w:r>
            <w:r w:rsidR="00321F16">
              <w:rPr>
                <w:noProof/>
                <w:webHidden/>
              </w:rPr>
              <w:fldChar w:fldCharType="separate"/>
            </w:r>
            <w:r w:rsidR="00321F16">
              <w:rPr>
                <w:noProof/>
                <w:webHidden/>
              </w:rPr>
              <w:t>32</w:t>
            </w:r>
            <w:r w:rsidR="00321F16">
              <w:rPr>
                <w:noProof/>
                <w:webHidden/>
              </w:rPr>
              <w:fldChar w:fldCharType="end"/>
            </w:r>
          </w:hyperlink>
        </w:p>
        <w:p w14:paraId="1CB2D15A" w14:textId="3CC17092" w:rsidR="00321F16" w:rsidRDefault="001B7ED5" w:rsidP="00BA089C">
          <w:pPr>
            <w:pStyle w:val="TOC2"/>
            <w:tabs>
              <w:tab w:val="left" w:pos="840"/>
              <w:tab w:val="right" w:leader="dot" w:pos="8296"/>
            </w:tabs>
            <w:ind w:leftChars="92" w:left="221"/>
            <w:rPr>
              <w:rFonts w:cstheme="minorBidi"/>
              <w:noProof/>
              <w:kern w:val="2"/>
              <w:sz w:val="21"/>
              <w:szCs w:val="22"/>
            </w:rPr>
          </w:pPr>
          <w:hyperlink w:anchor="_Toc121436866" w:history="1">
            <w:r w:rsidR="00321F16" w:rsidRPr="009A788B">
              <w:rPr>
                <w:rStyle w:val="a6"/>
                <w:rFonts w:ascii="Times New Roman" w:hAnsi="Times New Roman"/>
                <w:noProof/>
              </w:rPr>
              <w:t>3.1.</w:t>
            </w:r>
            <w:r w:rsidR="00321F16">
              <w:rPr>
                <w:rFonts w:cstheme="minorBidi"/>
                <w:noProof/>
                <w:kern w:val="2"/>
                <w:sz w:val="21"/>
                <w:szCs w:val="22"/>
              </w:rPr>
              <w:tab/>
            </w:r>
            <w:r w:rsidR="00321F16" w:rsidRPr="009A788B">
              <w:rPr>
                <w:rStyle w:val="a6"/>
                <w:rFonts w:ascii="Times New Roman" w:hAnsi="Times New Roman"/>
                <w:noProof/>
              </w:rPr>
              <w:t>Postman</w:t>
            </w:r>
            <w:r w:rsidR="00321F16">
              <w:rPr>
                <w:noProof/>
                <w:webHidden/>
              </w:rPr>
              <w:tab/>
            </w:r>
            <w:r w:rsidR="00321F16">
              <w:rPr>
                <w:noProof/>
                <w:webHidden/>
              </w:rPr>
              <w:fldChar w:fldCharType="begin"/>
            </w:r>
            <w:r w:rsidR="00321F16">
              <w:rPr>
                <w:noProof/>
                <w:webHidden/>
              </w:rPr>
              <w:instrText xml:space="preserve"> PAGEREF _Toc121436866 \h </w:instrText>
            </w:r>
            <w:r w:rsidR="00321F16">
              <w:rPr>
                <w:noProof/>
                <w:webHidden/>
              </w:rPr>
            </w:r>
            <w:r w:rsidR="00321F16">
              <w:rPr>
                <w:noProof/>
                <w:webHidden/>
              </w:rPr>
              <w:fldChar w:fldCharType="separate"/>
            </w:r>
            <w:r w:rsidR="00321F16">
              <w:rPr>
                <w:noProof/>
                <w:webHidden/>
              </w:rPr>
              <w:t>32</w:t>
            </w:r>
            <w:r w:rsidR="00321F16">
              <w:rPr>
                <w:noProof/>
                <w:webHidden/>
              </w:rPr>
              <w:fldChar w:fldCharType="end"/>
            </w:r>
          </w:hyperlink>
        </w:p>
        <w:p w14:paraId="13163E38" w14:textId="77BA95C1" w:rsidR="00321F16" w:rsidRDefault="001B7ED5" w:rsidP="00BA089C">
          <w:pPr>
            <w:pStyle w:val="TOC2"/>
            <w:tabs>
              <w:tab w:val="left" w:pos="840"/>
              <w:tab w:val="right" w:leader="dot" w:pos="8296"/>
            </w:tabs>
            <w:ind w:leftChars="92" w:left="221"/>
            <w:rPr>
              <w:rFonts w:cstheme="minorBidi"/>
              <w:noProof/>
              <w:kern w:val="2"/>
              <w:sz w:val="21"/>
              <w:szCs w:val="22"/>
            </w:rPr>
          </w:pPr>
          <w:hyperlink w:anchor="_Toc121436867" w:history="1">
            <w:r w:rsidR="00321F16" w:rsidRPr="009A788B">
              <w:rPr>
                <w:rStyle w:val="a6"/>
                <w:rFonts w:ascii="Times New Roman" w:hAnsi="Times New Roman"/>
                <w:noProof/>
              </w:rPr>
              <w:t>3.2.</w:t>
            </w:r>
            <w:r w:rsidR="00321F16">
              <w:rPr>
                <w:rFonts w:cstheme="minorBidi"/>
                <w:noProof/>
                <w:kern w:val="2"/>
                <w:sz w:val="21"/>
                <w:szCs w:val="22"/>
              </w:rPr>
              <w:tab/>
            </w:r>
            <w:r w:rsidR="00321F16" w:rsidRPr="009A788B">
              <w:rPr>
                <w:rStyle w:val="a6"/>
                <w:rFonts w:ascii="Times New Roman" w:hAnsi="Times New Roman"/>
                <w:noProof/>
              </w:rPr>
              <w:t>Studio 3T</w:t>
            </w:r>
            <w:r w:rsidR="00321F16">
              <w:rPr>
                <w:noProof/>
                <w:webHidden/>
              </w:rPr>
              <w:tab/>
            </w:r>
            <w:r w:rsidR="00321F16">
              <w:rPr>
                <w:noProof/>
                <w:webHidden/>
              </w:rPr>
              <w:fldChar w:fldCharType="begin"/>
            </w:r>
            <w:r w:rsidR="00321F16">
              <w:rPr>
                <w:noProof/>
                <w:webHidden/>
              </w:rPr>
              <w:instrText xml:space="preserve"> PAGEREF _Toc121436867 \h </w:instrText>
            </w:r>
            <w:r w:rsidR="00321F16">
              <w:rPr>
                <w:noProof/>
                <w:webHidden/>
              </w:rPr>
            </w:r>
            <w:r w:rsidR="00321F16">
              <w:rPr>
                <w:noProof/>
                <w:webHidden/>
              </w:rPr>
              <w:fldChar w:fldCharType="separate"/>
            </w:r>
            <w:r w:rsidR="00321F16">
              <w:rPr>
                <w:noProof/>
                <w:webHidden/>
              </w:rPr>
              <w:t>32</w:t>
            </w:r>
            <w:r w:rsidR="00321F16">
              <w:rPr>
                <w:noProof/>
                <w:webHidden/>
              </w:rPr>
              <w:fldChar w:fldCharType="end"/>
            </w:r>
          </w:hyperlink>
        </w:p>
        <w:p w14:paraId="575D999F" w14:textId="021DEF7A" w:rsidR="00321F16" w:rsidRDefault="001B7ED5" w:rsidP="00BA089C">
          <w:pPr>
            <w:pStyle w:val="TOC2"/>
            <w:tabs>
              <w:tab w:val="left" w:pos="840"/>
              <w:tab w:val="right" w:leader="dot" w:pos="8296"/>
            </w:tabs>
            <w:ind w:leftChars="92" w:left="221"/>
            <w:rPr>
              <w:rFonts w:cstheme="minorBidi"/>
              <w:noProof/>
              <w:kern w:val="2"/>
              <w:sz w:val="21"/>
              <w:szCs w:val="22"/>
            </w:rPr>
          </w:pPr>
          <w:hyperlink w:anchor="_Toc121436868" w:history="1">
            <w:r w:rsidR="00321F16" w:rsidRPr="009A788B">
              <w:rPr>
                <w:rStyle w:val="a6"/>
                <w:rFonts w:ascii="Times New Roman" w:hAnsi="Times New Roman"/>
                <w:noProof/>
              </w:rPr>
              <w:t>3.3.</w:t>
            </w:r>
            <w:r w:rsidR="00321F16">
              <w:rPr>
                <w:rFonts w:cstheme="minorBidi"/>
                <w:noProof/>
                <w:kern w:val="2"/>
                <w:sz w:val="21"/>
                <w:szCs w:val="22"/>
              </w:rPr>
              <w:tab/>
            </w:r>
            <w:r w:rsidR="00321F16" w:rsidRPr="009A788B">
              <w:rPr>
                <w:rStyle w:val="a6"/>
                <w:rFonts w:ascii="Times New Roman" w:hAnsi="Times New Roman"/>
                <w:noProof/>
              </w:rPr>
              <w:t>FileZilla and Xshell.</w:t>
            </w:r>
            <w:r w:rsidR="00321F16">
              <w:rPr>
                <w:noProof/>
                <w:webHidden/>
              </w:rPr>
              <w:tab/>
            </w:r>
            <w:r w:rsidR="00321F16">
              <w:rPr>
                <w:noProof/>
                <w:webHidden/>
              </w:rPr>
              <w:fldChar w:fldCharType="begin"/>
            </w:r>
            <w:r w:rsidR="00321F16">
              <w:rPr>
                <w:noProof/>
                <w:webHidden/>
              </w:rPr>
              <w:instrText xml:space="preserve"> PAGEREF _Toc121436868 \h </w:instrText>
            </w:r>
            <w:r w:rsidR="00321F16">
              <w:rPr>
                <w:noProof/>
                <w:webHidden/>
              </w:rPr>
            </w:r>
            <w:r w:rsidR="00321F16">
              <w:rPr>
                <w:noProof/>
                <w:webHidden/>
              </w:rPr>
              <w:fldChar w:fldCharType="separate"/>
            </w:r>
            <w:r w:rsidR="00321F16">
              <w:rPr>
                <w:noProof/>
                <w:webHidden/>
              </w:rPr>
              <w:t>33</w:t>
            </w:r>
            <w:r w:rsidR="00321F16">
              <w:rPr>
                <w:noProof/>
                <w:webHidden/>
              </w:rPr>
              <w:fldChar w:fldCharType="end"/>
            </w:r>
          </w:hyperlink>
        </w:p>
        <w:p w14:paraId="3CDB5A34" w14:textId="2D023EA4" w:rsidR="00321F16" w:rsidRDefault="001B7ED5" w:rsidP="00BA089C">
          <w:pPr>
            <w:pStyle w:val="TOC2"/>
            <w:tabs>
              <w:tab w:val="left" w:pos="840"/>
              <w:tab w:val="right" w:leader="dot" w:pos="8296"/>
            </w:tabs>
            <w:ind w:leftChars="92" w:left="221"/>
            <w:rPr>
              <w:rFonts w:cstheme="minorBidi"/>
              <w:noProof/>
              <w:kern w:val="2"/>
              <w:sz w:val="21"/>
              <w:szCs w:val="22"/>
            </w:rPr>
          </w:pPr>
          <w:hyperlink w:anchor="_Toc121436869" w:history="1">
            <w:r w:rsidR="00321F16" w:rsidRPr="009A788B">
              <w:rPr>
                <w:rStyle w:val="a6"/>
                <w:rFonts w:ascii="Times New Roman" w:hAnsi="Times New Roman"/>
                <w:noProof/>
              </w:rPr>
              <w:t>3.4.</w:t>
            </w:r>
            <w:r w:rsidR="00321F16">
              <w:rPr>
                <w:rFonts w:cstheme="minorBidi"/>
                <w:noProof/>
                <w:kern w:val="2"/>
                <w:sz w:val="21"/>
                <w:szCs w:val="22"/>
              </w:rPr>
              <w:tab/>
            </w:r>
            <w:r w:rsidR="00321F16" w:rsidRPr="009A788B">
              <w:rPr>
                <w:rStyle w:val="a6"/>
                <w:rFonts w:ascii="Times New Roman" w:hAnsi="Times New Roman"/>
                <w:noProof/>
              </w:rPr>
              <w:t>Testing</w:t>
            </w:r>
            <w:r w:rsidR="00321F16">
              <w:rPr>
                <w:noProof/>
                <w:webHidden/>
              </w:rPr>
              <w:tab/>
            </w:r>
            <w:r w:rsidR="00321F16">
              <w:rPr>
                <w:noProof/>
                <w:webHidden/>
              </w:rPr>
              <w:fldChar w:fldCharType="begin"/>
            </w:r>
            <w:r w:rsidR="00321F16">
              <w:rPr>
                <w:noProof/>
                <w:webHidden/>
              </w:rPr>
              <w:instrText xml:space="preserve"> PAGEREF _Toc121436869 \h </w:instrText>
            </w:r>
            <w:r w:rsidR="00321F16">
              <w:rPr>
                <w:noProof/>
                <w:webHidden/>
              </w:rPr>
            </w:r>
            <w:r w:rsidR="00321F16">
              <w:rPr>
                <w:noProof/>
                <w:webHidden/>
              </w:rPr>
              <w:fldChar w:fldCharType="separate"/>
            </w:r>
            <w:r w:rsidR="00321F16">
              <w:rPr>
                <w:noProof/>
                <w:webHidden/>
              </w:rPr>
              <w:t>34</w:t>
            </w:r>
            <w:r w:rsidR="00321F16">
              <w:rPr>
                <w:noProof/>
                <w:webHidden/>
              </w:rPr>
              <w:fldChar w:fldCharType="end"/>
            </w:r>
          </w:hyperlink>
        </w:p>
        <w:p w14:paraId="462056E1" w14:textId="70766C0A" w:rsidR="00321F16" w:rsidRDefault="001B7ED5" w:rsidP="00BA089C">
          <w:pPr>
            <w:pStyle w:val="TOC2"/>
            <w:tabs>
              <w:tab w:val="left" w:pos="840"/>
              <w:tab w:val="right" w:leader="dot" w:pos="8296"/>
            </w:tabs>
            <w:ind w:leftChars="92" w:left="221"/>
            <w:rPr>
              <w:rFonts w:cstheme="minorBidi"/>
              <w:noProof/>
              <w:kern w:val="2"/>
              <w:sz w:val="21"/>
              <w:szCs w:val="22"/>
            </w:rPr>
          </w:pPr>
          <w:hyperlink w:anchor="_Toc121436870" w:history="1">
            <w:r w:rsidR="00321F16" w:rsidRPr="009A788B">
              <w:rPr>
                <w:rStyle w:val="a6"/>
                <w:rFonts w:ascii="Times New Roman" w:hAnsi="Times New Roman"/>
                <w:noProof/>
              </w:rPr>
              <w:t>3.5.</w:t>
            </w:r>
            <w:r w:rsidR="00321F16">
              <w:rPr>
                <w:rFonts w:cstheme="minorBidi"/>
                <w:noProof/>
                <w:kern w:val="2"/>
                <w:sz w:val="21"/>
                <w:szCs w:val="22"/>
              </w:rPr>
              <w:tab/>
            </w:r>
            <w:r w:rsidR="00321F16" w:rsidRPr="009A788B">
              <w:rPr>
                <w:rStyle w:val="a6"/>
                <w:rFonts w:ascii="Times New Roman" w:hAnsi="Times New Roman"/>
                <w:noProof/>
              </w:rPr>
              <w:t>Evaluation</w:t>
            </w:r>
            <w:r w:rsidR="00321F16">
              <w:rPr>
                <w:noProof/>
                <w:webHidden/>
              </w:rPr>
              <w:tab/>
            </w:r>
            <w:r w:rsidR="00321F16">
              <w:rPr>
                <w:noProof/>
                <w:webHidden/>
              </w:rPr>
              <w:fldChar w:fldCharType="begin"/>
            </w:r>
            <w:r w:rsidR="00321F16">
              <w:rPr>
                <w:noProof/>
                <w:webHidden/>
              </w:rPr>
              <w:instrText xml:space="preserve"> PAGEREF _Toc121436870 \h </w:instrText>
            </w:r>
            <w:r w:rsidR="00321F16">
              <w:rPr>
                <w:noProof/>
                <w:webHidden/>
              </w:rPr>
            </w:r>
            <w:r w:rsidR="00321F16">
              <w:rPr>
                <w:noProof/>
                <w:webHidden/>
              </w:rPr>
              <w:fldChar w:fldCharType="separate"/>
            </w:r>
            <w:r w:rsidR="00321F16">
              <w:rPr>
                <w:noProof/>
                <w:webHidden/>
              </w:rPr>
              <w:t>34</w:t>
            </w:r>
            <w:r w:rsidR="00321F16">
              <w:rPr>
                <w:noProof/>
                <w:webHidden/>
              </w:rPr>
              <w:fldChar w:fldCharType="end"/>
            </w:r>
          </w:hyperlink>
        </w:p>
        <w:p w14:paraId="61B1D558" w14:textId="4D176E5F" w:rsidR="00321F16" w:rsidRDefault="001B7ED5" w:rsidP="007F19F7">
          <w:pPr>
            <w:pStyle w:val="TOC1"/>
            <w:rPr>
              <w:rFonts w:cstheme="minorBidi"/>
              <w:noProof/>
              <w:kern w:val="2"/>
              <w:sz w:val="21"/>
              <w:szCs w:val="22"/>
            </w:rPr>
          </w:pPr>
          <w:hyperlink w:anchor="_Toc121436871" w:history="1">
            <w:r w:rsidR="00321F16" w:rsidRPr="009A788B">
              <w:rPr>
                <w:rStyle w:val="a6"/>
                <w:rFonts w:ascii="Times New Roman" w:hAnsi="Times New Roman"/>
                <w:i/>
                <w:iCs/>
                <w:noProof/>
              </w:rPr>
              <w:t>4.</w:t>
            </w:r>
            <w:r w:rsidR="00321F16">
              <w:rPr>
                <w:rFonts w:cstheme="minorBidi"/>
                <w:noProof/>
                <w:kern w:val="2"/>
                <w:sz w:val="21"/>
                <w:szCs w:val="22"/>
              </w:rPr>
              <w:tab/>
            </w:r>
            <w:r w:rsidR="00321F16" w:rsidRPr="009A788B">
              <w:rPr>
                <w:rStyle w:val="a6"/>
                <w:rFonts w:ascii="Times New Roman" w:hAnsi="Times New Roman"/>
                <w:i/>
                <w:iCs/>
                <w:noProof/>
              </w:rPr>
              <w:t>Conclusions</w:t>
            </w:r>
            <w:r w:rsidR="00321F16">
              <w:rPr>
                <w:noProof/>
                <w:webHidden/>
              </w:rPr>
              <w:tab/>
            </w:r>
            <w:r w:rsidR="00321F16">
              <w:rPr>
                <w:noProof/>
                <w:webHidden/>
              </w:rPr>
              <w:fldChar w:fldCharType="begin"/>
            </w:r>
            <w:r w:rsidR="00321F16">
              <w:rPr>
                <w:noProof/>
                <w:webHidden/>
              </w:rPr>
              <w:instrText xml:space="preserve"> PAGEREF _Toc121436871 \h </w:instrText>
            </w:r>
            <w:r w:rsidR="00321F16">
              <w:rPr>
                <w:noProof/>
                <w:webHidden/>
              </w:rPr>
            </w:r>
            <w:r w:rsidR="00321F16">
              <w:rPr>
                <w:noProof/>
                <w:webHidden/>
              </w:rPr>
              <w:fldChar w:fldCharType="separate"/>
            </w:r>
            <w:r w:rsidR="00321F16">
              <w:rPr>
                <w:noProof/>
                <w:webHidden/>
              </w:rPr>
              <w:t>36</w:t>
            </w:r>
            <w:r w:rsidR="00321F16">
              <w:rPr>
                <w:noProof/>
                <w:webHidden/>
              </w:rPr>
              <w:fldChar w:fldCharType="end"/>
            </w:r>
          </w:hyperlink>
        </w:p>
        <w:p w14:paraId="7E52887A" w14:textId="13B32834" w:rsidR="00321F16" w:rsidRDefault="001B7ED5" w:rsidP="007F19F7">
          <w:pPr>
            <w:pStyle w:val="TOC1"/>
            <w:rPr>
              <w:rFonts w:cstheme="minorBidi"/>
              <w:noProof/>
              <w:kern w:val="2"/>
              <w:sz w:val="21"/>
              <w:szCs w:val="22"/>
            </w:rPr>
          </w:pPr>
          <w:hyperlink w:anchor="_Toc121436872" w:history="1">
            <w:r w:rsidR="00321F16" w:rsidRPr="009A788B">
              <w:rPr>
                <w:rStyle w:val="a6"/>
                <w:rFonts w:ascii="Times New Roman" w:hAnsi="Times New Roman"/>
                <w:i/>
                <w:iCs/>
                <w:noProof/>
              </w:rPr>
              <w:t>5.</w:t>
            </w:r>
            <w:r w:rsidR="00321F16">
              <w:rPr>
                <w:rFonts w:cstheme="minorBidi"/>
                <w:noProof/>
                <w:kern w:val="2"/>
                <w:sz w:val="21"/>
                <w:szCs w:val="22"/>
              </w:rPr>
              <w:tab/>
            </w:r>
            <w:r w:rsidR="00321F16" w:rsidRPr="009A788B">
              <w:rPr>
                <w:rStyle w:val="a6"/>
                <w:rFonts w:ascii="Times New Roman" w:hAnsi="Times New Roman"/>
                <w:i/>
                <w:iCs/>
                <w:noProof/>
              </w:rPr>
              <w:t>References</w:t>
            </w:r>
            <w:r w:rsidR="00321F16">
              <w:rPr>
                <w:noProof/>
                <w:webHidden/>
              </w:rPr>
              <w:tab/>
            </w:r>
            <w:r w:rsidR="00321F16">
              <w:rPr>
                <w:noProof/>
                <w:webHidden/>
              </w:rPr>
              <w:fldChar w:fldCharType="begin"/>
            </w:r>
            <w:r w:rsidR="00321F16">
              <w:rPr>
                <w:noProof/>
                <w:webHidden/>
              </w:rPr>
              <w:instrText xml:space="preserve"> PAGEREF _Toc121436872 \h </w:instrText>
            </w:r>
            <w:r w:rsidR="00321F16">
              <w:rPr>
                <w:noProof/>
                <w:webHidden/>
              </w:rPr>
            </w:r>
            <w:r w:rsidR="00321F16">
              <w:rPr>
                <w:noProof/>
                <w:webHidden/>
              </w:rPr>
              <w:fldChar w:fldCharType="separate"/>
            </w:r>
            <w:r w:rsidR="00321F16">
              <w:rPr>
                <w:noProof/>
                <w:webHidden/>
              </w:rPr>
              <w:t>37</w:t>
            </w:r>
            <w:r w:rsidR="00321F16">
              <w:rPr>
                <w:noProof/>
                <w:webHidden/>
              </w:rPr>
              <w:fldChar w:fldCharType="end"/>
            </w:r>
          </w:hyperlink>
        </w:p>
        <w:p w14:paraId="27739684" w14:textId="3F4AA5A9" w:rsidR="00583523" w:rsidRPr="00791B53" w:rsidRDefault="007D43C2" w:rsidP="00B22E9A">
          <w:pPr>
            <w:rPr>
              <w:rFonts w:ascii="Times New Roman" w:hAnsi="Times New Roman"/>
            </w:rPr>
          </w:pPr>
          <w:r w:rsidRPr="00791B53">
            <w:rPr>
              <w:rFonts w:ascii="Times New Roman" w:hAnsi="Times New Roman"/>
            </w:rPr>
            <w:fldChar w:fldCharType="end"/>
          </w:r>
        </w:p>
      </w:sdtContent>
    </w:sdt>
    <w:p w14:paraId="14688A34" w14:textId="58B768AF" w:rsidR="00654022" w:rsidRPr="00791B53" w:rsidRDefault="00654022">
      <w:pPr>
        <w:rPr>
          <w:rFonts w:ascii="Times New Roman" w:eastAsia="宋体" w:hAnsi="Times New Roman"/>
        </w:rPr>
      </w:pPr>
      <w:r w:rsidRPr="00791B53">
        <w:rPr>
          <w:rFonts w:ascii="Times New Roman" w:eastAsia="宋体" w:hAnsi="Times New Roman"/>
        </w:rPr>
        <w:br w:type="page"/>
      </w:r>
    </w:p>
    <w:p w14:paraId="337D69C2" w14:textId="52D82331" w:rsidR="00B22E9A" w:rsidRPr="00791B53" w:rsidRDefault="00B22E9A" w:rsidP="007D43C2">
      <w:pPr>
        <w:pStyle w:val="1"/>
        <w:numPr>
          <w:ilvl w:val="0"/>
          <w:numId w:val="7"/>
        </w:numPr>
        <w:rPr>
          <w:rFonts w:ascii="Times New Roman" w:hAnsi="Times New Roman" w:cs="Times New Roman"/>
          <w:i/>
          <w:iCs/>
          <w:sz w:val="44"/>
          <w:szCs w:val="44"/>
        </w:rPr>
      </w:pPr>
      <w:bookmarkStart w:id="1" w:name="_Toc121436850"/>
      <w:r w:rsidRPr="00791B53">
        <w:rPr>
          <w:rFonts w:ascii="Times New Roman" w:hAnsi="Times New Roman" w:cs="Times New Roman"/>
          <w:i/>
          <w:iCs/>
          <w:sz w:val="44"/>
          <w:szCs w:val="44"/>
        </w:rPr>
        <w:lastRenderedPageBreak/>
        <w:t>Introduction</w:t>
      </w:r>
      <w:bookmarkEnd w:id="1"/>
    </w:p>
    <w:p w14:paraId="6D4F0FBD" w14:textId="77777777" w:rsidR="00B22E9A" w:rsidRPr="00791B53" w:rsidRDefault="00B22E9A" w:rsidP="00B22E9A">
      <w:pPr>
        <w:shd w:val="clear" w:color="auto" w:fill="FFFFFF"/>
        <w:rPr>
          <w:rStyle w:val="afa"/>
          <w:rFonts w:ascii="Times New Roman" w:hAnsi="Times New Roman"/>
          <w:color w:val="8EAADB" w:themeColor="accent1" w:themeTint="99"/>
          <w:sz w:val="28"/>
          <w:szCs w:val="28"/>
        </w:rPr>
      </w:pPr>
      <w:r w:rsidRPr="00791B53">
        <w:rPr>
          <w:rStyle w:val="afa"/>
          <w:rFonts w:ascii="Times New Roman" w:hAnsi="Times New Roman"/>
          <w:color w:val="8EAADB" w:themeColor="accent1" w:themeTint="99"/>
          <w:sz w:val="28"/>
          <w:szCs w:val="28"/>
        </w:rPr>
        <w:t>A brief introduction to your application idea. State the goals of the project.</w:t>
      </w:r>
    </w:p>
    <w:p w14:paraId="0D1BC4D1" w14:textId="77777777" w:rsidR="00B22E9A" w:rsidRPr="00791B53" w:rsidRDefault="00B22E9A" w:rsidP="00B22E9A">
      <w:pPr>
        <w:shd w:val="clear" w:color="auto" w:fill="FFFFFF"/>
        <w:rPr>
          <w:rFonts w:ascii="Times New Roman" w:eastAsia="宋体" w:hAnsi="Times New Roman"/>
          <w:sz w:val="28"/>
          <w:szCs w:val="28"/>
        </w:rPr>
      </w:pPr>
      <w:r w:rsidRPr="00791B53">
        <w:rPr>
          <w:rFonts w:ascii="Times New Roman" w:eastAsia="宋体" w:hAnsi="Times New Roman"/>
          <w:sz w:val="28"/>
          <w:szCs w:val="28"/>
        </w:rPr>
        <w:t> </w:t>
      </w:r>
    </w:p>
    <w:p w14:paraId="7D5A42D7" w14:textId="515AFF5A" w:rsidR="00B22E9A" w:rsidRPr="00791B53" w:rsidRDefault="00B22E9A" w:rsidP="00B22E9A">
      <w:pPr>
        <w:shd w:val="clear" w:color="auto" w:fill="FFFFFF"/>
        <w:rPr>
          <w:rFonts w:ascii="Times New Roman" w:eastAsia="宋体" w:hAnsi="Times New Roman"/>
          <w:sz w:val="28"/>
          <w:szCs w:val="28"/>
        </w:rPr>
      </w:pPr>
      <w:r w:rsidRPr="00791B53">
        <w:rPr>
          <w:rFonts w:ascii="Times New Roman" w:eastAsia="宋体" w:hAnsi="Times New Roman"/>
          <w:color w:val="2A2B2E"/>
          <w:sz w:val="28"/>
          <w:szCs w:val="28"/>
        </w:rPr>
        <w:t xml:space="preserve">So far, there are 2 typical ways for HKUST students (especially mainland Chinese students) to sell and purchase second-hand goods. One is through </w:t>
      </w:r>
      <w:r w:rsidR="0007257D" w:rsidRPr="00791B53">
        <w:rPr>
          <w:rFonts w:ascii="Times New Roman" w:eastAsia="宋体" w:hAnsi="Times New Roman"/>
          <w:color w:val="2A2B2E"/>
          <w:sz w:val="28"/>
          <w:szCs w:val="28"/>
        </w:rPr>
        <w:t>WeChat</w:t>
      </w:r>
      <w:r w:rsidRPr="00791B53">
        <w:rPr>
          <w:rFonts w:ascii="Times New Roman" w:eastAsia="宋体" w:hAnsi="Times New Roman"/>
          <w:color w:val="2A2B2E"/>
          <w:sz w:val="28"/>
          <w:szCs w:val="28"/>
        </w:rPr>
        <w:t xml:space="preserve"> </w:t>
      </w:r>
      <w:r w:rsidR="0018788A" w:rsidRPr="00791B53">
        <w:rPr>
          <w:rFonts w:ascii="Times New Roman" w:eastAsia="宋体" w:hAnsi="Times New Roman"/>
          <w:color w:val="2A2B2E"/>
          <w:sz w:val="28"/>
          <w:szCs w:val="28"/>
        </w:rPr>
        <w:t>groups,</w:t>
      </w:r>
      <w:r w:rsidRPr="00791B53">
        <w:rPr>
          <w:rFonts w:ascii="Times New Roman" w:eastAsia="宋体" w:hAnsi="Times New Roman"/>
          <w:color w:val="2A2B2E"/>
          <w:sz w:val="28"/>
          <w:szCs w:val="28"/>
        </w:rPr>
        <w:t xml:space="preserve"> and another is through a </w:t>
      </w:r>
      <w:r w:rsidR="0007257D" w:rsidRPr="00791B53">
        <w:rPr>
          <w:rFonts w:ascii="Times New Roman" w:eastAsia="宋体" w:hAnsi="Times New Roman"/>
          <w:color w:val="2A2B2E"/>
          <w:sz w:val="28"/>
          <w:szCs w:val="28"/>
        </w:rPr>
        <w:t>WeChat</w:t>
      </w:r>
      <w:r w:rsidRPr="00791B53">
        <w:rPr>
          <w:rFonts w:ascii="Times New Roman" w:eastAsia="宋体" w:hAnsi="Times New Roman"/>
          <w:color w:val="2A2B2E"/>
          <w:sz w:val="28"/>
          <w:szCs w:val="28"/>
        </w:rPr>
        <w:t xml:space="preserve"> </w:t>
      </w:r>
      <w:r w:rsidR="00E6027B" w:rsidRPr="00791B53">
        <w:rPr>
          <w:rFonts w:ascii="Times New Roman" w:eastAsia="宋体" w:hAnsi="Times New Roman"/>
          <w:color w:val="2A2B2E"/>
          <w:sz w:val="28"/>
          <w:szCs w:val="28"/>
        </w:rPr>
        <w:t>mini-application</w:t>
      </w:r>
      <w:r w:rsidRPr="00791B53">
        <w:rPr>
          <w:rFonts w:ascii="Times New Roman" w:eastAsia="宋体" w:hAnsi="Times New Roman"/>
          <w:color w:val="2A2B2E"/>
          <w:sz w:val="28"/>
          <w:szCs w:val="28"/>
        </w:rPr>
        <w:t xml:space="preserve"> called Stardust. However, both require users to read each post and search by themselves. And it is also not convenient to add WeChat friends first to chat privately. Besides, sellers or buyers always lack some important information such as intentional price or commodities parameters which makes the transaction hard to continue smoothly. No notification is also another problem that disables sellers or buyers to reply to messages rapidly.</w:t>
      </w:r>
    </w:p>
    <w:p w14:paraId="6B5FC969" w14:textId="76E8C276" w:rsidR="00980EBD" w:rsidRPr="00791B53" w:rsidRDefault="00B22E9A" w:rsidP="00B22E9A">
      <w:pPr>
        <w:shd w:val="clear" w:color="auto" w:fill="FFFFFF"/>
        <w:rPr>
          <w:rFonts w:ascii="Times New Roman" w:eastAsia="宋体" w:hAnsi="Times New Roman"/>
          <w:color w:val="2A2B2E"/>
          <w:sz w:val="28"/>
          <w:szCs w:val="28"/>
        </w:rPr>
      </w:pPr>
      <w:r w:rsidRPr="00791B53">
        <w:rPr>
          <w:rFonts w:ascii="Times New Roman" w:eastAsia="宋体" w:hAnsi="Times New Roman"/>
          <w:color w:val="2A2B2E"/>
          <w:sz w:val="28"/>
          <w:szCs w:val="28"/>
        </w:rPr>
        <w:t>So inspired by that, we plan to develop a campus second-hand transaction application.</w:t>
      </w:r>
    </w:p>
    <w:p w14:paraId="4FB2D1EB" w14:textId="77777777" w:rsidR="00980EBD" w:rsidRPr="00791B53" w:rsidRDefault="00980EBD">
      <w:pPr>
        <w:rPr>
          <w:rFonts w:ascii="Times New Roman" w:eastAsia="宋体" w:hAnsi="Times New Roman"/>
          <w:color w:val="2A2B2E"/>
          <w:sz w:val="28"/>
          <w:szCs w:val="28"/>
        </w:rPr>
      </w:pPr>
      <w:r w:rsidRPr="00791B53">
        <w:rPr>
          <w:rFonts w:ascii="Times New Roman" w:eastAsia="宋体" w:hAnsi="Times New Roman"/>
          <w:color w:val="2A2B2E"/>
          <w:sz w:val="28"/>
          <w:szCs w:val="28"/>
        </w:rPr>
        <w:br w:type="page"/>
      </w:r>
    </w:p>
    <w:p w14:paraId="56943469" w14:textId="736F729F" w:rsidR="004A1F1C" w:rsidRPr="00791B53" w:rsidRDefault="00B22E9A" w:rsidP="007D43C2">
      <w:pPr>
        <w:pStyle w:val="1"/>
        <w:numPr>
          <w:ilvl w:val="0"/>
          <w:numId w:val="7"/>
        </w:numPr>
        <w:rPr>
          <w:rFonts w:ascii="Times New Roman" w:hAnsi="Times New Roman" w:cs="Times New Roman"/>
          <w:i/>
          <w:iCs/>
          <w:sz w:val="44"/>
          <w:szCs w:val="44"/>
        </w:rPr>
      </w:pPr>
      <w:bookmarkStart w:id="2" w:name="_Toc121436851"/>
      <w:r w:rsidRPr="00791B53">
        <w:rPr>
          <w:rFonts w:ascii="Times New Roman" w:hAnsi="Times New Roman" w:cs="Times New Roman"/>
          <w:i/>
          <w:iCs/>
          <w:sz w:val="44"/>
          <w:szCs w:val="44"/>
        </w:rPr>
        <w:lastRenderedPageBreak/>
        <w:t>Design and Implementation</w:t>
      </w:r>
      <w:bookmarkEnd w:id="2"/>
    </w:p>
    <w:p w14:paraId="7DC292ED" w14:textId="77777777" w:rsidR="00DE4BBD" w:rsidRPr="00DE4BBD" w:rsidRDefault="00DE4BBD" w:rsidP="00C75EFB">
      <w:pPr>
        <w:shd w:val="clear" w:color="auto" w:fill="FFFFFF"/>
        <w:rPr>
          <w:rStyle w:val="afa"/>
          <w:rFonts w:ascii="Times New Roman" w:hAnsi="Times New Roman"/>
          <w:color w:val="8EAADB" w:themeColor="accent1" w:themeTint="99"/>
        </w:rPr>
      </w:pPr>
      <w:r w:rsidRPr="00DE4BBD">
        <w:rPr>
          <w:rStyle w:val="afa"/>
          <w:rFonts w:ascii="Times New Roman" w:hAnsi="Times New Roman"/>
          <w:color w:val="8EAADB" w:themeColor="accent1" w:themeTint="99"/>
        </w:rPr>
        <w:t>Detailed system description and design and implementation details.</w:t>
      </w:r>
    </w:p>
    <w:p w14:paraId="2C8B9891" w14:textId="77777777" w:rsidR="00DE4BBD" w:rsidRPr="00DE4BBD" w:rsidRDefault="00DE4BBD" w:rsidP="00C75EFB">
      <w:pPr>
        <w:shd w:val="clear" w:color="auto" w:fill="FFFFFF"/>
        <w:rPr>
          <w:rStyle w:val="afa"/>
          <w:rFonts w:ascii="Times New Roman" w:hAnsi="Times New Roman"/>
          <w:color w:val="8EAADB" w:themeColor="accent1" w:themeTint="99"/>
        </w:rPr>
      </w:pPr>
      <w:r w:rsidRPr="00DE4BBD">
        <w:rPr>
          <w:rStyle w:val="afa"/>
          <w:rFonts w:ascii="Times New Roman" w:hAnsi="Times New Roman"/>
          <w:color w:val="8EAADB" w:themeColor="accent1" w:themeTint="99"/>
        </w:rPr>
        <w:t>In particular, this section should contain:</w:t>
      </w:r>
    </w:p>
    <w:p w14:paraId="0268BFEE" w14:textId="0D5067E8" w:rsidR="00DE4BBD" w:rsidRPr="00DE4BBD" w:rsidRDefault="00DE4BBD" w:rsidP="008A2103">
      <w:pPr>
        <w:shd w:val="clear" w:color="auto" w:fill="FFFFFF"/>
        <w:ind w:firstLine="420"/>
        <w:rPr>
          <w:rStyle w:val="afa"/>
          <w:rFonts w:ascii="Times New Roman" w:hAnsi="Times New Roman"/>
          <w:color w:val="8EAADB" w:themeColor="accent1" w:themeTint="99"/>
        </w:rPr>
      </w:pPr>
      <w:r w:rsidRPr="00DE4BBD">
        <w:rPr>
          <w:rStyle w:val="afa"/>
          <w:rFonts w:ascii="Times New Roman" w:hAnsi="Times New Roman"/>
          <w:color w:val="8EAADB" w:themeColor="accent1" w:themeTint="99"/>
        </w:rPr>
        <w:t>Important components in your application, including a description of all the activities, services, content providers</w:t>
      </w:r>
      <w:r w:rsidR="00F01912" w:rsidRPr="00791B53">
        <w:rPr>
          <w:rStyle w:val="afa"/>
          <w:rFonts w:ascii="Times New Roman" w:hAnsi="Times New Roman"/>
          <w:color w:val="8EAADB" w:themeColor="accent1" w:themeTint="99"/>
        </w:rPr>
        <w:t>,</w:t>
      </w:r>
      <w:r w:rsidRPr="00DE4BBD">
        <w:rPr>
          <w:rStyle w:val="afa"/>
          <w:rFonts w:ascii="Times New Roman" w:hAnsi="Times New Roman"/>
          <w:color w:val="8EAADB" w:themeColor="accent1" w:themeTint="99"/>
        </w:rPr>
        <w:t xml:space="preserve"> and broadcast receivers that you used in your application and how they are interrelated.</w:t>
      </w:r>
    </w:p>
    <w:p w14:paraId="0797CB5B" w14:textId="62B64CD9" w:rsidR="00DE4BBD" w:rsidRPr="00DE4BBD" w:rsidRDefault="00DE4BBD" w:rsidP="008A2103">
      <w:pPr>
        <w:shd w:val="clear" w:color="auto" w:fill="FFFFFF"/>
        <w:ind w:firstLine="420"/>
        <w:rPr>
          <w:rStyle w:val="afa"/>
          <w:rFonts w:ascii="Times New Roman" w:hAnsi="Times New Roman"/>
          <w:color w:val="8EAADB" w:themeColor="accent1" w:themeTint="99"/>
        </w:rPr>
      </w:pPr>
      <w:r w:rsidRPr="00DE4BBD">
        <w:rPr>
          <w:rStyle w:val="afa"/>
          <w:rFonts w:ascii="Times New Roman" w:hAnsi="Times New Roman"/>
          <w:color w:val="8EAADB" w:themeColor="accent1" w:themeTint="99"/>
        </w:rPr>
        <w:t>Source of the data used in the application, or a description of how you will store the data for the application</w:t>
      </w:r>
      <w:r w:rsidR="007413AC" w:rsidRPr="00791B53">
        <w:rPr>
          <w:rStyle w:val="afa"/>
          <w:rFonts w:ascii="Times New Roman" w:hAnsi="Times New Roman"/>
          <w:color w:val="8EAADB" w:themeColor="accent1" w:themeTint="99"/>
        </w:rPr>
        <w:t>.</w:t>
      </w:r>
    </w:p>
    <w:p w14:paraId="656116E2" w14:textId="3EB7B703" w:rsidR="00DE4BBD" w:rsidRPr="00DE4BBD" w:rsidRDefault="00DE4BBD" w:rsidP="008A2103">
      <w:pPr>
        <w:shd w:val="clear" w:color="auto" w:fill="FFFFFF"/>
        <w:ind w:firstLine="420"/>
        <w:rPr>
          <w:rStyle w:val="afa"/>
          <w:rFonts w:ascii="Times New Roman" w:hAnsi="Times New Roman"/>
          <w:color w:val="8EAADB" w:themeColor="accent1" w:themeTint="99"/>
        </w:rPr>
      </w:pPr>
      <w:r w:rsidRPr="00DE4BBD">
        <w:rPr>
          <w:rStyle w:val="afa"/>
          <w:rFonts w:ascii="Times New Roman" w:hAnsi="Times New Roman"/>
          <w:color w:val="8EAADB" w:themeColor="accent1" w:themeTint="99"/>
        </w:rPr>
        <w:t xml:space="preserve">Specific features like multimedia, graphics, location, maps, </w:t>
      </w:r>
      <w:r w:rsidR="00F01912" w:rsidRPr="00791B53">
        <w:rPr>
          <w:rStyle w:val="afa"/>
          <w:rFonts w:ascii="Times New Roman" w:hAnsi="Times New Roman"/>
          <w:color w:val="8EAADB" w:themeColor="accent1" w:themeTint="99"/>
        </w:rPr>
        <w:t xml:space="preserve">and </w:t>
      </w:r>
      <w:r w:rsidRPr="00DE4BBD">
        <w:rPr>
          <w:rStyle w:val="afa"/>
          <w:rFonts w:ascii="Times New Roman" w:hAnsi="Times New Roman"/>
          <w:color w:val="8EAADB" w:themeColor="accent1" w:themeTint="99"/>
        </w:rPr>
        <w:t>sensors that you made use of in your project and how they were used</w:t>
      </w:r>
      <w:r w:rsidR="007413AC" w:rsidRPr="00791B53">
        <w:rPr>
          <w:rStyle w:val="afa"/>
          <w:rFonts w:ascii="Times New Roman" w:hAnsi="Times New Roman"/>
          <w:color w:val="8EAADB" w:themeColor="accent1" w:themeTint="99"/>
        </w:rPr>
        <w:t>.</w:t>
      </w:r>
    </w:p>
    <w:p w14:paraId="4393A2D1" w14:textId="77777777" w:rsidR="00CA7F12" w:rsidRPr="00791B53" w:rsidRDefault="00CA7F12" w:rsidP="002F2BB1">
      <w:pPr>
        <w:shd w:val="clear" w:color="auto" w:fill="FFFFFF"/>
        <w:rPr>
          <w:rStyle w:val="afa"/>
          <w:rFonts w:ascii="Times New Roman" w:hAnsi="Times New Roman"/>
          <w:color w:val="8EAADB" w:themeColor="accent1" w:themeTint="99"/>
          <w:sz w:val="28"/>
          <w:szCs w:val="28"/>
        </w:rPr>
      </w:pPr>
    </w:p>
    <w:p w14:paraId="5A2C0BB2" w14:textId="20222B9A" w:rsidR="001F2F6C" w:rsidRPr="00791B53" w:rsidRDefault="001418D1" w:rsidP="001F2F6C">
      <w:pPr>
        <w:pStyle w:val="2"/>
        <w:numPr>
          <w:ilvl w:val="1"/>
          <w:numId w:val="7"/>
        </w:numPr>
        <w:rPr>
          <w:rFonts w:ascii="Times New Roman" w:hAnsi="Times New Roman" w:cs="Times New Roman"/>
          <w:sz w:val="36"/>
          <w:szCs w:val="36"/>
        </w:rPr>
      </w:pPr>
      <w:bookmarkStart w:id="3" w:name="_Toc121436852"/>
      <w:r w:rsidRPr="00791B53">
        <w:rPr>
          <w:rFonts w:ascii="Times New Roman" w:hAnsi="Times New Roman" w:cs="Times New Roman"/>
          <w:sz w:val="36"/>
          <w:szCs w:val="36"/>
        </w:rPr>
        <w:t>Requirements Analysis</w:t>
      </w:r>
      <w:bookmarkEnd w:id="3"/>
    </w:p>
    <w:p w14:paraId="786DB4B2" w14:textId="090620DF" w:rsidR="00492455" w:rsidRPr="00791B53" w:rsidRDefault="00492455" w:rsidP="003A0C7B">
      <w:pPr>
        <w:shd w:val="clear" w:color="auto" w:fill="FFFFFF"/>
        <w:rPr>
          <w:rFonts w:ascii="Times New Roman" w:eastAsia="宋体" w:hAnsi="Times New Roman"/>
          <w:b/>
          <w:bCs/>
          <w:color w:val="8EAADB" w:themeColor="accent1" w:themeTint="99"/>
          <w:sz w:val="28"/>
          <w:szCs w:val="28"/>
        </w:rPr>
      </w:pPr>
    </w:p>
    <w:p w14:paraId="711E5F4D" w14:textId="55871A9E" w:rsidR="00492455" w:rsidRPr="00791B53" w:rsidRDefault="003D4BCC" w:rsidP="002F2BB1">
      <w:pPr>
        <w:shd w:val="clear" w:color="auto" w:fill="FFFFFF"/>
        <w:rPr>
          <w:rFonts w:ascii="Times New Roman" w:eastAsia="宋体" w:hAnsi="Times New Roman"/>
          <w:sz w:val="28"/>
          <w:szCs w:val="28"/>
        </w:rPr>
      </w:pPr>
      <w:r w:rsidRPr="00791B53">
        <w:rPr>
          <w:rFonts w:ascii="Times New Roman" w:eastAsia="宋体" w:hAnsi="Times New Roman"/>
          <w:sz w:val="28"/>
          <w:szCs w:val="28"/>
        </w:rPr>
        <w:t>The basic functionality</w:t>
      </w:r>
      <w:r w:rsidR="006B1B5C" w:rsidRPr="00791B53">
        <w:rPr>
          <w:rFonts w:ascii="Times New Roman" w:eastAsia="宋体" w:hAnsi="Times New Roman"/>
          <w:sz w:val="28"/>
          <w:szCs w:val="28"/>
        </w:rPr>
        <w:t>, as well as objectives of our project,</w:t>
      </w:r>
      <w:r w:rsidRPr="00791B53">
        <w:rPr>
          <w:rFonts w:ascii="Times New Roman" w:eastAsia="宋体" w:hAnsi="Times New Roman"/>
          <w:sz w:val="28"/>
          <w:szCs w:val="28"/>
        </w:rPr>
        <w:t xml:space="preserve"> main</w:t>
      </w:r>
      <w:r w:rsidR="00E6027B" w:rsidRPr="00791B53">
        <w:rPr>
          <w:rFonts w:ascii="Times New Roman" w:eastAsia="宋体" w:hAnsi="Times New Roman"/>
          <w:sz w:val="28"/>
          <w:szCs w:val="28"/>
        </w:rPr>
        <w:t>ly</w:t>
      </w:r>
      <w:r w:rsidR="00494C83" w:rsidRPr="00791B53">
        <w:rPr>
          <w:rFonts w:ascii="Times New Roman" w:eastAsia="宋体" w:hAnsi="Times New Roman"/>
          <w:sz w:val="28"/>
          <w:szCs w:val="28"/>
        </w:rPr>
        <w:t xml:space="preserve"> contains:</w:t>
      </w:r>
    </w:p>
    <w:p w14:paraId="4D1FBE4D" w14:textId="4A1A63CC" w:rsidR="00494C83" w:rsidRPr="00791B53" w:rsidRDefault="00494C83" w:rsidP="00162DB1">
      <w:pPr>
        <w:pStyle w:val="a5"/>
        <w:numPr>
          <w:ilvl w:val="0"/>
          <w:numId w:val="9"/>
        </w:numPr>
        <w:shd w:val="clear" w:color="auto" w:fill="FFFFFF"/>
        <w:ind w:leftChars="100" w:left="524" w:hanging="284"/>
        <w:rPr>
          <w:rFonts w:ascii="Times New Roman" w:eastAsia="宋体" w:hAnsi="Times New Roman"/>
          <w:sz w:val="28"/>
          <w:szCs w:val="28"/>
        </w:rPr>
      </w:pPr>
      <w:r w:rsidRPr="00791B53">
        <w:rPr>
          <w:rFonts w:ascii="Times New Roman" w:eastAsia="宋体" w:hAnsi="Times New Roman"/>
          <w:sz w:val="28"/>
          <w:szCs w:val="28"/>
        </w:rPr>
        <w:t>C</w:t>
      </w:r>
      <w:r w:rsidR="00AB783A" w:rsidRPr="00791B53">
        <w:rPr>
          <w:rFonts w:ascii="Times New Roman" w:eastAsia="宋体" w:hAnsi="Times New Roman"/>
          <w:sz w:val="28"/>
          <w:szCs w:val="28"/>
        </w:rPr>
        <w:t>reate a new account</w:t>
      </w:r>
      <w:r w:rsidR="000C2A8B" w:rsidRPr="00791B53">
        <w:rPr>
          <w:rFonts w:ascii="Times New Roman" w:eastAsia="宋体" w:hAnsi="Times New Roman"/>
          <w:sz w:val="28"/>
          <w:szCs w:val="28"/>
        </w:rPr>
        <w:t>.</w:t>
      </w:r>
    </w:p>
    <w:p w14:paraId="281F50DA" w14:textId="36F48DA2" w:rsidR="00AB783A" w:rsidRPr="00791B53" w:rsidRDefault="00715059" w:rsidP="00162DB1">
      <w:pPr>
        <w:pStyle w:val="a5"/>
        <w:numPr>
          <w:ilvl w:val="0"/>
          <w:numId w:val="9"/>
        </w:numPr>
        <w:shd w:val="clear" w:color="auto" w:fill="FFFFFF"/>
        <w:ind w:leftChars="100" w:left="524" w:hanging="284"/>
        <w:rPr>
          <w:rFonts w:ascii="Times New Roman" w:eastAsia="宋体" w:hAnsi="Times New Roman"/>
          <w:sz w:val="28"/>
          <w:szCs w:val="28"/>
        </w:rPr>
      </w:pPr>
      <w:r w:rsidRPr="00791B53">
        <w:rPr>
          <w:rFonts w:ascii="Times New Roman" w:eastAsia="宋体" w:hAnsi="Times New Roman"/>
          <w:sz w:val="28"/>
          <w:szCs w:val="28"/>
        </w:rPr>
        <w:t>Log in through password.</w:t>
      </w:r>
      <w:r w:rsidR="00245393" w:rsidRPr="00791B53">
        <w:rPr>
          <w:rFonts w:ascii="Times New Roman" w:eastAsia="宋体" w:hAnsi="Times New Roman"/>
          <w:sz w:val="28"/>
          <w:szCs w:val="28"/>
        </w:rPr>
        <w:t xml:space="preserve"> (</w:t>
      </w:r>
      <w:r w:rsidR="008C39CB" w:rsidRPr="00791B53">
        <w:rPr>
          <w:rFonts w:ascii="Times New Roman" w:eastAsia="宋体" w:hAnsi="Times New Roman"/>
          <w:sz w:val="28"/>
          <w:szCs w:val="28"/>
        </w:rPr>
        <w:t>Forget password</w:t>
      </w:r>
      <w:r w:rsidR="00AE0884" w:rsidRPr="00791B53">
        <w:rPr>
          <w:rFonts w:ascii="Times New Roman" w:eastAsia="宋体" w:hAnsi="Times New Roman"/>
          <w:sz w:val="28"/>
          <w:szCs w:val="28"/>
        </w:rPr>
        <w:t>-&gt; reset password</w:t>
      </w:r>
      <w:r w:rsidR="00245393" w:rsidRPr="00791B53">
        <w:rPr>
          <w:rFonts w:ascii="Times New Roman" w:eastAsia="宋体" w:hAnsi="Times New Roman"/>
          <w:sz w:val="28"/>
          <w:szCs w:val="28"/>
        </w:rPr>
        <w:t>)</w:t>
      </w:r>
    </w:p>
    <w:p w14:paraId="1D259832" w14:textId="402AF45F" w:rsidR="00B3403B" w:rsidRPr="00791B53" w:rsidRDefault="00B3403B" w:rsidP="00162DB1">
      <w:pPr>
        <w:pStyle w:val="a5"/>
        <w:numPr>
          <w:ilvl w:val="0"/>
          <w:numId w:val="9"/>
        </w:numPr>
        <w:shd w:val="clear" w:color="auto" w:fill="FFFFFF"/>
        <w:ind w:leftChars="100" w:left="524" w:hanging="284"/>
        <w:rPr>
          <w:rFonts w:ascii="Times New Roman" w:eastAsia="宋体" w:hAnsi="Times New Roman"/>
          <w:sz w:val="28"/>
          <w:szCs w:val="28"/>
        </w:rPr>
      </w:pPr>
      <w:r w:rsidRPr="00791B53">
        <w:rPr>
          <w:rFonts w:ascii="Times New Roman" w:eastAsia="宋体" w:hAnsi="Times New Roman"/>
          <w:sz w:val="28"/>
          <w:szCs w:val="28"/>
        </w:rPr>
        <w:t xml:space="preserve">Show </w:t>
      </w:r>
      <w:r w:rsidR="00F01912" w:rsidRPr="00791B53">
        <w:rPr>
          <w:rFonts w:ascii="Times New Roman" w:eastAsia="宋体" w:hAnsi="Times New Roman"/>
          <w:sz w:val="28"/>
          <w:szCs w:val="28"/>
        </w:rPr>
        <w:t>posts</w:t>
      </w:r>
      <w:r w:rsidRPr="00791B53">
        <w:rPr>
          <w:rFonts w:ascii="Times New Roman" w:eastAsia="宋体" w:hAnsi="Times New Roman"/>
          <w:sz w:val="28"/>
          <w:szCs w:val="28"/>
        </w:rPr>
        <w:t xml:space="preserve"> </w:t>
      </w:r>
      <w:r w:rsidR="00AB4901" w:rsidRPr="00791B53">
        <w:rPr>
          <w:rFonts w:ascii="Times New Roman" w:eastAsia="宋体" w:hAnsi="Times New Roman"/>
          <w:sz w:val="28"/>
          <w:szCs w:val="28"/>
        </w:rPr>
        <w:t>by favorite field or keyword.</w:t>
      </w:r>
    </w:p>
    <w:p w14:paraId="38A9AFC5" w14:textId="01A17AA9" w:rsidR="00260F63" w:rsidRPr="00791B53" w:rsidRDefault="00260F63" w:rsidP="00162DB1">
      <w:pPr>
        <w:pStyle w:val="a5"/>
        <w:numPr>
          <w:ilvl w:val="0"/>
          <w:numId w:val="9"/>
        </w:numPr>
        <w:shd w:val="clear" w:color="auto" w:fill="FFFFFF"/>
        <w:ind w:leftChars="100" w:left="524" w:hanging="284"/>
        <w:rPr>
          <w:rFonts w:ascii="Times New Roman" w:eastAsia="宋体" w:hAnsi="Times New Roman"/>
          <w:sz w:val="28"/>
          <w:szCs w:val="28"/>
        </w:rPr>
      </w:pPr>
      <w:r w:rsidRPr="00791B53">
        <w:rPr>
          <w:rFonts w:ascii="Times New Roman" w:eastAsia="宋体" w:hAnsi="Times New Roman"/>
          <w:sz w:val="28"/>
          <w:szCs w:val="28"/>
        </w:rPr>
        <w:t xml:space="preserve">Create </w:t>
      </w:r>
      <w:r w:rsidR="001724F2" w:rsidRPr="00791B53">
        <w:rPr>
          <w:rFonts w:ascii="Times New Roman" w:eastAsia="宋体" w:hAnsi="Times New Roman"/>
          <w:sz w:val="28"/>
          <w:szCs w:val="28"/>
        </w:rPr>
        <w:t xml:space="preserve">a </w:t>
      </w:r>
      <w:r w:rsidRPr="00791B53">
        <w:rPr>
          <w:rFonts w:ascii="Times New Roman" w:eastAsia="宋体" w:hAnsi="Times New Roman"/>
          <w:sz w:val="28"/>
          <w:szCs w:val="28"/>
        </w:rPr>
        <w:t>new post</w:t>
      </w:r>
      <w:r w:rsidR="007A4E12" w:rsidRPr="00791B53">
        <w:rPr>
          <w:rFonts w:ascii="Times New Roman" w:eastAsia="宋体" w:hAnsi="Times New Roman"/>
          <w:sz w:val="28"/>
          <w:szCs w:val="28"/>
        </w:rPr>
        <w:t xml:space="preserve"> (image by shoot or from </w:t>
      </w:r>
      <w:r w:rsidR="00F01912" w:rsidRPr="00791B53">
        <w:rPr>
          <w:rFonts w:ascii="Times New Roman" w:eastAsia="宋体" w:hAnsi="Times New Roman"/>
          <w:sz w:val="28"/>
          <w:szCs w:val="28"/>
        </w:rPr>
        <w:t xml:space="preserve">the </w:t>
      </w:r>
      <w:r w:rsidR="007A4E12" w:rsidRPr="00791B53">
        <w:rPr>
          <w:rFonts w:ascii="Times New Roman" w:eastAsia="宋体" w:hAnsi="Times New Roman"/>
          <w:sz w:val="28"/>
          <w:szCs w:val="28"/>
        </w:rPr>
        <w:t>a</w:t>
      </w:r>
      <w:r w:rsidR="005D7789" w:rsidRPr="00791B53">
        <w:rPr>
          <w:rFonts w:ascii="Times New Roman" w:eastAsia="宋体" w:hAnsi="Times New Roman"/>
          <w:sz w:val="28"/>
          <w:szCs w:val="28"/>
        </w:rPr>
        <w:t>lbum</w:t>
      </w:r>
      <w:r w:rsidR="007A4E12" w:rsidRPr="00791B53">
        <w:rPr>
          <w:rFonts w:ascii="Times New Roman" w:eastAsia="宋体" w:hAnsi="Times New Roman"/>
          <w:sz w:val="28"/>
          <w:szCs w:val="28"/>
        </w:rPr>
        <w:t>)</w:t>
      </w:r>
      <w:r w:rsidR="00CC5372" w:rsidRPr="00791B53">
        <w:rPr>
          <w:rFonts w:ascii="Times New Roman" w:eastAsia="宋体" w:hAnsi="Times New Roman"/>
          <w:sz w:val="28"/>
          <w:szCs w:val="28"/>
        </w:rPr>
        <w:t>.</w:t>
      </w:r>
    </w:p>
    <w:p w14:paraId="1B67D5A5" w14:textId="6CC39AA4" w:rsidR="00170252" w:rsidRPr="00791B53" w:rsidRDefault="00335F5B" w:rsidP="00162DB1">
      <w:pPr>
        <w:pStyle w:val="a5"/>
        <w:numPr>
          <w:ilvl w:val="0"/>
          <w:numId w:val="9"/>
        </w:numPr>
        <w:shd w:val="clear" w:color="auto" w:fill="FFFFFF"/>
        <w:ind w:leftChars="100" w:left="524" w:hanging="284"/>
        <w:rPr>
          <w:rFonts w:ascii="Times New Roman" w:eastAsia="宋体" w:hAnsi="Times New Roman"/>
          <w:sz w:val="28"/>
          <w:szCs w:val="28"/>
        </w:rPr>
      </w:pPr>
      <w:r w:rsidRPr="00791B53">
        <w:rPr>
          <w:rFonts w:ascii="Times New Roman" w:eastAsia="宋体" w:hAnsi="Times New Roman"/>
          <w:sz w:val="28"/>
          <w:szCs w:val="28"/>
        </w:rPr>
        <w:t xml:space="preserve">Add comments to </w:t>
      </w:r>
      <w:r w:rsidR="001724F2" w:rsidRPr="00791B53">
        <w:rPr>
          <w:rFonts w:ascii="Times New Roman" w:eastAsia="宋体" w:hAnsi="Times New Roman"/>
          <w:sz w:val="28"/>
          <w:szCs w:val="28"/>
        </w:rPr>
        <w:t>a</w:t>
      </w:r>
      <w:r w:rsidRPr="00791B53">
        <w:rPr>
          <w:rFonts w:ascii="Times New Roman" w:eastAsia="宋体" w:hAnsi="Times New Roman"/>
          <w:sz w:val="28"/>
          <w:szCs w:val="28"/>
        </w:rPr>
        <w:t xml:space="preserve"> post.</w:t>
      </w:r>
    </w:p>
    <w:p w14:paraId="5DDAABE6" w14:textId="03A114B1" w:rsidR="00DA56ED" w:rsidRPr="00791B53" w:rsidRDefault="00D00B75" w:rsidP="00162DB1">
      <w:pPr>
        <w:pStyle w:val="a5"/>
        <w:numPr>
          <w:ilvl w:val="0"/>
          <w:numId w:val="9"/>
        </w:numPr>
        <w:shd w:val="clear" w:color="auto" w:fill="FFFFFF"/>
        <w:ind w:leftChars="100" w:left="524" w:hanging="284"/>
        <w:rPr>
          <w:rFonts w:ascii="Times New Roman" w:eastAsia="宋体" w:hAnsi="Times New Roman"/>
          <w:sz w:val="28"/>
          <w:szCs w:val="28"/>
        </w:rPr>
      </w:pPr>
      <w:r w:rsidRPr="00791B53">
        <w:rPr>
          <w:rFonts w:ascii="Times New Roman" w:eastAsia="宋体" w:hAnsi="Times New Roman"/>
          <w:sz w:val="28"/>
          <w:szCs w:val="28"/>
        </w:rPr>
        <w:t xml:space="preserve">Private </w:t>
      </w:r>
      <w:r w:rsidR="00C66D76" w:rsidRPr="00791B53">
        <w:rPr>
          <w:rFonts w:ascii="Times New Roman" w:eastAsia="宋体" w:hAnsi="Times New Roman"/>
          <w:sz w:val="28"/>
          <w:szCs w:val="28"/>
        </w:rPr>
        <w:t>messages</w:t>
      </w:r>
      <w:r w:rsidRPr="00791B53">
        <w:rPr>
          <w:rFonts w:ascii="Times New Roman" w:eastAsia="宋体" w:hAnsi="Times New Roman"/>
          <w:sz w:val="28"/>
          <w:szCs w:val="28"/>
        </w:rPr>
        <w:t xml:space="preserve"> with other users</w:t>
      </w:r>
      <w:r w:rsidR="00E660FD" w:rsidRPr="00791B53">
        <w:rPr>
          <w:rFonts w:ascii="Times New Roman" w:eastAsia="宋体" w:hAnsi="Times New Roman"/>
          <w:sz w:val="28"/>
          <w:szCs w:val="28"/>
        </w:rPr>
        <w:t>.</w:t>
      </w:r>
      <w:r w:rsidR="00425962" w:rsidRPr="00791B53">
        <w:rPr>
          <w:rFonts w:ascii="Times New Roman" w:eastAsia="宋体" w:hAnsi="Times New Roman"/>
          <w:sz w:val="28"/>
          <w:szCs w:val="28"/>
        </w:rPr>
        <w:t xml:space="preserve"> (Message list)</w:t>
      </w:r>
    </w:p>
    <w:p w14:paraId="3B28F68A" w14:textId="04861679" w:rsidR="007A4E12" w:rsidRPr="00791B53" w:rsidRDefault="005638E0" w:rsidP="007A4E12">
      <w:pPr>
        <w:pStyle w:val="a5"/>
        <w:numPr>
          <w:ilvl w:val="0"/>
          <w:numId w:val="9"/>
        </w:numPr>
        <w:shd w:val="clear" w:color="auto" w:fill="FFFFFF"/>
        <w:ind w:leftChars="100" w:left="524" w:hanging="284"/>
        <w:rPr>
          <w:rFonts w:ascii="Times New Roman" w:eastAsia="宋体" w:hAnsi="Times New Roman"/>
          <w:sz w:val="28"/>
          <w:szCs w:val="28"/>
        </w:rPr>
      </w:pPr>
      <w:r w:rsidRPr="00791B53">
        <w:rPr>
          <w:rFonts w:ascii="Times New Roman" w:eastAsia="宋体" w:hAnsi="Times New Roman"/>
          <w:sz w:val="28"/>
          <w:szCs w:val="28"/>
        </w:rPr>
        <w:t xml:space="preserve">See detailed information </w:t>
      </w:r>
      <w:r w:rsidR="007A3D79" w:rsidRPr="00791B53">
        <w:rPr>
          <w:rFonts w:ascii="Times New Roman" w:eastAsia="宋体" w:hAnsi="Times New Roman"/>
          <w:sz w:val="28"/>
          <w:szCs w:val="28"/>
        </w:rPr>
        <w:t>on</w:t>
      </w:r>
      <w:r w:rsidRPr="00791B53">
        <w:rPr>
          <w:rFonts w:ascii="Times New Roman" w:eastAsia="宋体" w:hAnsi="Times New Roman"/>
          <w:sz w:val="28"/>
          <w:szCs w:val="28"/>
        </w:rPr>
        <w:t xml:space="preserve"> other users.</w:t>
      </w:r>
    </w:p>
    <w:p w14:paraId="4A91D42D" w14:textId="1382BCBD" w:rsidR="00D0009C" w:rsidRPr="00791B53" w:rsidRDefault="00D0009C" w:rsidP="00162DB1">
      <w:pPr>
        <w:pStyle w:val="a5"/>
        <w:numPr>
          <w:ilvl w:val="0"/>
          <w:numId w:val="9"/>
        </w:numPr>
        <w:shd w:val="clear" w:color="auto" w:fill="FFFFFF"/>
        <w:ind w:leftChars="100" w:left="524" w:hanging="284"/>
        <w:rPr>
          <w:rFonts w:ascii="Times New Roman" w:eastAsia="宋体" w:hAnsi="Times New Roman"/>
          <w:sz w:val="28"/>
          <w:szCs w:val="28"/>
        </w:rPr>
      </w:pPr>
      <w:r w:rsidRPr="00791B53">
        <w:rPr>
          <w:rFonts w:ascii="Times New Roman" w:eastAsia="宋体" w:hAnsi="Times New Roman"/>
          <w:sz w:val="28"/>
          <w:szCs w:val="28"/>
        </w:rPr>
        <w:t xml:space="preserve">See your own or </w:t>
      </w:r>
      <w:r w:rsidR="00F01912" w:rsidRPr="00791B53">
        <w:rPr>
          <w:rFonts w:ascii="Times New Roman" w:eastAsia="宋体" w:hAnsi="Times New Roman"/>
          <w:sz w:val="28"/>
          <w:szCs w:val="28"/>
        </w:rPr>
        <w:t>another user’s</w:t>
      </w:r>
      <w:r w:rsidRPr="00791B53">
        <w:rPr>
          <w:rFonts w:ascii="Times New Roman" w:eastAsia="宋体" w:hAnsi="Times New Roman"/>
          <w:sz w:val="28"/>
          <w:szCs w:val="28"/>
        </w:rPr>
        <w:t xml:space="preserve"> posts.</w:t>
      </w:r>
    </w:p>
    <w:p w14:paraId="25931D39" w14:textId="2CE682F3" w:rsidR="00676D04" w:rsidRPr="00791B53" w:rsidRDefault="00676D04" w:rsidP="00162DB1">
      <w:pPr>
        <w:pStyle w:val="a5"/>
        <w:numPr>
          <w:ilvl w:val="0"/>
          <w:numId w:val="9"/>
        </w:numPr>
        <w:shd w:val="clear" w:color="auto" w:fill="FFFFFF"/>
        <w:ind w:leftChars="100" w:left="524" w:hanging="284"/>
        <w:rPr>
          <w:rFonts w:ascii="Times New Roman" w:eastAsia="宋体" w:hAnsi="Times New Roman"/>
          <w:sz w:val="28"/>
          <w:szCs w:val="28"/>
        </w:rPr>
      </w:pPr>
      <w:r w:rsidRPr="00791B53">
        <w:rPr>
          <w:rFonts w:ascii="Times New Roman" w:eastAsia="宋体" w:hAnsi="Times New Roman"/>
          <w:sz w:val="28"/>
          <w:szCs w:val="28"/>
        </w:rPr>
        <w:t>Set personal information</w:t>
      </w:r>
    </w:p>
    <w:p w14:paraId="4254F520" w14:textId="77777777" w:rsidR="00ED2092" w:rsidRPr="00791B53" w:rsidRDefault="00ED2092" w:rsidP="00ED2092">
      <w:pPr>
        <w:shd w:val="clear" w:color="auto" w:fill="FFFFFF"/>
        <w:rPr>
          <w:rFonts w:ascii="Times New Roman" w:eastAsia="宋体" w:hAnsi="Times New Roman"/>
          <w:sz w:val="28"/>
          <w:szCs w:val="28"/>
        </w:rPr>
      </w:pPr>
    </w:p>
    <w:p w14:paraId="601F5723" w14:textId="06C883C2" w:rsidR="004863BE" w:rsidRPr="00791B53" w:rsidRDefault="004863BE" w:rsidP="004863BE">
      <w:pPr>
        <w:pStyle w:val="2"/>
        <w:numPr>
          <w:ilvl w:val="2"/>
          <w:numId w:val="7"/>
        </w:numPr>
        <w:rPr>
          <w:rFonts w:ascii="Times New Roman" w:hAnsi="Times New Roman" w:cs="Times New Roman"/>
          <w:sz w:val="36"/>
          <w:szCs w:val="36"/>
        </w:rPr>
      </w:pPr>
      <w:r w:rsidRPr="00791B53">
        <w:rPr>
          <w:rFonts w:ascii="Times New Roman" w:hAnsi="Times New Roman" w:cs="Times New Roman"/>
          <w:sz w:val="36"/>
          <w:szCs w:val="36"/>
        </w:rPr>
        <w:lastRenderedPageBreak/>
        <w:t xml:space="preserve"> </w:t>
      </w:r>
      <w:bookmarkStart w:id="4" w:name="_Toc121436853"/>
      <w:r w:rsidR="007E5CB2" w:rsidRPr="00791B53">
        <w:rPr>
          <w:rFonts w:ascii="Times New Roman" w:hAnsi="Times New Roman" w:cs="Times New Roman"/>
          <w:sz w:val="36"/>
          <w:szCs w:val="36"/>
        </w:rPr>
        <w:t>Server and d</w:t>
      </w:r>
      <w:r w:rsidRPr="00791B53">
        <w:rPr>
          <w:rFonts w:ascii="Times New Roman" w:hAnsi="Times New Roman" w:cs="Times New Roman"/>
          <w:sz w:val="36"/>
          <w:szCs w:val="36"/>
        </w:rPr>
        <w:t>atabase</w:t>
      </w:r>
      <w:bookmarkEnd w:id="4"/>
    </w:p>
    <w:p w14:paraId="62A588C4" w14:textId="77777777" w:rsidR="004863BE" w:rsidRPr="00791B53" w:rsidRDefault="004863BE" w:rsidP="004863BE">
      <w:pPr>
        <w:shd w:val="clear" w:color="auto" w:fill="FFFFFF"/>
        <w:rPr>
          <w:rFonts w:ascii="Times New Roman" w:eastAsia="宋体" w:hAnsi="Times New Roman"/>
          <w:sz w:val="28"/>
          <w:szCs w:val="28"/>
        </w:rPr>
      </w:pPr>
    </w:p>
    <w:p w14:paraId="7C225F4B" w14:textId="1FA3A0F3" w:rsidR="00C421C9" w:rsidRPr="00791B53" w:rsidRDefault="007E308B" w:rsidP="003A0C7B">
      <w:pPr>
        <w:shd w:val="clear" w:color="auto" w:fill="FFFFFF"/>
        <w:rPr>
          <w:rFonts w:ascii="Times New Roman" w:eastAsia="宋体" w:hAnsi="Times New Roman"/>
          <w:sz w:val="28"/>
          <w:szCs w:val="28"/>
        </w:rPr>
      </w:pPr>
      <w:r w:rsidRPr="00791B53">
        <w:rPr>
          <w:rFonts w:ascii="Times New Roman" w:eastAsia="宋体" w:hAnsi="Times New Roman"/>
          <w:sz w:val="28"/>
          <w:szCs w:val="28"/>
        </w:rPr>
        <w:t>We use MongoDB to store all data</w:t>
      </w:r>
      <w:r w:rsidR="00E61368" w:rsidRPr="00791B53">
        <w:rPr>
          <w:rFonts w:ascii="Times New Roman" w:eastAsia="宋体" w:hAnsi="Times New Roman"/>
          <w:sz w:val="28"/>
          <w:szCs w:val="28"/>
        </w:rPr>
        <w:t>, including user</w:t>
      </w:r>
      <w:r w:rsidR="00801F99" w:rsidRPr="00791B53">
        <w:rPr>
          <w:rFonts w:ascii="Times New Roman" w:eastAsia="宋体" w:hAnsi="Times New Roman"/>
          <w:sz w:val="28"/>
          <w:szCs w:val="28"/>
        </w:rPr>
        <w:t xml:space="preserve"> </w:t>
      </w:r>
      <w:r w:rsidR="00E61368" w:rsidRPr="00791B53">
        <w:rPr>
          <w:rFonts w:ascii="Times New Roman" w:eastAsia="宋体" w:hAnsi="Times New Roman"/>
          <w:sz w:val="28"/>
          <w:szCs w:val="28"/>
        </w:rPr>
        <w:t>information, post content</w:t>
      </w:r>
      <w:r w:rsidR="00680EB2" w:rsidRPr="00791B53">
        <w:rPr>
          <w:rFonts w:ascii="Times New Roman" w:eastAsia="宋体" w:hAnsi="Times New Roman"/>
          <w:sz w:val="28"/>
          <w:szCs w:val="28"/>
        </w:rPr>
        <w:t>,</w:t>
      </w:r>
      <w:r w:rsidR="0022562F" w:rsidRPr="00791B53">
        <w:rPr>
          <w:rFonts w:ascii="Times New Roman" w:eastAsia="宋体" w:hAnsi="Times New Roman"/>
          <w:sz w:val="28"/>
          <w:szCs w:val="28"/>
        </w:rPr>
        <w:t xml:space="preserve"> and</w:t>
      </w:r>
      <w:r w:rsidR="00291008" w:rsidRPr="00791B53">
        <w:rPr>
          <w:rFonts w:ascii="Times New Roman" w:eastAsia="宋体" w:hAnsi="Times New Roman"/>
          <w:sz w:val="28"/>
          <w:szCs w:val="28"/>
        </w:rPr>
        <w:t xml:space="preserve"> private </w:t>
      </w:r>
      <w:r w:rsidR="0022562F" w:rsidRPr="00791B53">
        <w:rPr>
          <w:rFonts w:ascii="Times New Roman" w:eastAsia="宋体" w:hAnsi="Times New Roman"/>
          <w:sz w:val="28"/>
          <w:szCs w:val="28"/>
        </w:rPr>
        <w:t>message</w:t>
      </w:r>
      <w:r w:rsidR="007263A5" w:rsidRPr="00791B53">
        <w:rPr>
          <w:rFonts w:ascii="Times New Roman" w:eastAsia="宋体" w:hAnsi="Times New Roman"/>
          <w:sz w:val="28"/>
          <w:szCs w:val="28"/>
        </w:rPr>
        <w:t>s</w:t>
      </w:r>
      <w:r w:rsidRPr="00791B53">
        <w:rPr>
          <w:rFonts w:ascii="Times New Roman" w:eastAsia="宋体" w:hAnsi="Times New Roman"/>
          <w:sz w:val="28"/>
          <w:szCs w:val="28"/>
        </w:rPr>
        <w:t>.</w:t>
      </w:r>
      <w:r w:rsidR="00C32C90" w:rsidRPr="00791B53">
        <w:rPr>
          <w:rFonts w:ascii="Times New Roman" w:eastAsia="宋体" w:hAnsi="Times New Roman"/>
          <w:sz w:val="28"/>
          <w:szCs w:val="28"/>
        </w:rPr>
        <w:t xml:space="preserve"> Detailed data </w:t>
      </w:r>
      <w:r w:rsidR="007A3D79" w:rsidRPr="00791B53">
        <w:rPr>
          <w:rFonts w:ascii="Times New Roman" w:eastAsia="宋体" w:hAnsi="Times New Roman"/>
          <w:sz w:val="28"/>
          <w:szCs w:val="28"/>
        </w:rPr>
        <w:t>specifications</w:t>
      </w:r>
      <w:r w:rsidR="00C32C90" w:rsidRPr="00791B53">
        <w:rPr>
          <w:rFonts w:ascii="Times New Roman" w:eastAsia="宋体" w:hAnsi="Times New Roman"/>
          <w:sz w:val="28"/>
          <w:szCs w:val="28"/>
        </w:rPr>
        <w:t xml:space="preserve"> can be found in </w:t>
      </w:r>
      <w:hyperlink w:anchor="_Server_data_specification" w:history="1">
        <w:r w:rsidR="007A67C4" w:rsidRPr="00CA376A">
          <w:rPr>
            <w:rStyle w:val="a6"/>
            <w:rFonts w:ascii="Times New Roman" w:eastAsia="宋体" w:hAnsi="Times New Roman"/>
            <w:sz w:val="28"/>
            <w:szCs w:val="28"/>
          </w:rPr>
          <w:t>2.</w:t>
        </w:r>
        <w:r w:rsidR="00E67D7A" w:rsidRPr="00CA376A">
          <w:rPr>
            <w:rStyle w:val="a6"/>
            <w:rFonts w:ascii="Times New Roman" w:eastAsia="宋体" w:hAnsi="Times New Roman"/>
            <w:sz w:val="28"/>
            <w:szCs w:val="28"/>
          </w:rPr>
          <w:t>2.</w:t>
        </w:r>
        <w:r w:rsidR="007A67C4" w:rsidRPr="00CA376A">
          <w:rPr>
            <w:rStyle w:val="a6"/>
            <w:rFonts w:ascii="Times New Roman" w:eastAsia="宋体" w:hAnsi="Times New Roman"/>
            <w:sz w:val="28"/>
            <w:szCs w:val="28"/>
          </w:rPr>
          <w:t>1</w:t>
        </w:r>
      </w:hyperlink>
      <w:r w:rsidR="00510682" w:rsidRPr="00791B53">
        <w:rPr>
          <w:rFonts w:ascii="Times New Roman" w:eastAsia="宋体" w:hAnsi="Times New Roman"/>
          <w:sz w:val="28"/>
          <w:szCs w:val="28"/>
        </w:rPr>
        <w:t>.</w:t>
      </w:r>
      <w:r w:rsidR="007A3D79" w:rsidRPr="00791B53">
        <w:rPr>
          <w:rFonts w:ascii="Times New Roman" w:eastAsia="宋体" w:hAnsi="Times New Roman"/>
          <w:sz w:val="28"/>
          <w:szCs w:val="28"/>
        </w:rPr>
        <w:t xml:space="preserve"> </w:t>
      </w:r>
      <w:r w:rsidR="003D15B6" w:rsidRPr="00791B53">
        <w:rPr>
          <w:rFonts w:ascii="Times New Roman" w:eastAsia="宋体" w:hAnsi="Times New Roman"/>
          <w:sz w:val="28"/>
          <w:szCs w:val="28"/>
        </w:rPr>
        <w:t xml:space="preserve">The application can get access to the </w:t>
      </w:r>
      <w:r w:rsidR="00B411C6" w:rsidRPr="00791B53">
        <w:rPr>
          <w:rFonts w:ascii="Times New Roman" w:eastAsia="宋体" w:hAnsi="Times New Roman"/>
          <w:sz w:val="28"/>
          <w:szCs w:val="28"/>
        </w:rPr>
        <w:t>server</w:t>
      </w:r>
      <w:r w:rsidR="003D15B6" w:rsidRPr="00791B53">
        <w:rPr>
          <w:rFonts w:ascii="Times New Roman" w:eastAsia="宋体" w:hAnsi="Times New Roman"/>
          <w:sz w:val="28"/>
          <w:szCs w:val="28"/>
        </w:rPr>
        <w:t xml:space="preserve"> data only through </w:t>
      </w:r>
      <w:r w:rsidR="004D2084" w:rsidRPr="00791B53">
        <w:rPr>
          <w:rFonts w:ascii="Times New Roman" w:eastAsia="宋体" w:hAnsi="Times New Roman"/>
          <w:sz w:val="28"/>
          <w:szCs w:val="28"/>
        </w:rPr>
        <w:t>server</w:t>
      </w:r>
      <w:r w:rsidR="00A87F45" w:rsidRPr="00791B53">
        <w:rPr>
          <w:rFonts w:ascii="Times New Roman" w:eastAsia="宋体" w:hAnsi="Times New Roman"/>
          <w:sz w:val="28"/>
          <w:szCs w:val="28"/>
        </w:rPr>
        <w:t xml:space="preserve"> API. </w:t>
      </w:r>
      <w:r w:rsidR="007A3D79" w:rsidRPr="00791B53">
        <w:rPr>
          <w:rFonts w:ascii="Times New Roman" w:eastAsia="宋体" w:hAnsi="Times New Roman"/>
          <w:sz w:val="28"/>
          <w:szCs w:val="28"/>
        </w:rPr>
        <w:t>A detailed</w:t>
      </w:r>
      <w:r w:rsidR="00A87F45" w:rsidRPr="00791B53">
        <w:rPr>
          <w:rFonts w:ascii="Times New Roman" w:eastAsia="宋体" w:hAnsi="Times New Roman"/>
          <w:sz w:val="28"/>
          <w:szCs w:val="28"/>
        </w:rPr>
        <w:t xml:space="preserve"> API specification can be found in </w:t>
      </w:r>
      <w:hyperlink w:anchor="_Server_API_specification" w:history="1">
        <w:r w:rsidR="00A87F45" w:rsidRPr="00791B53">
          <w:rPr>
            <w:rStyle w:val="a6"/>
            <w:rFonts w:ascii="Times New Roman" w:eastAsia="宋体" w:hAnsi="Times New Roman"/>
            <w:sz w:val="28"/>
            <w:szCs w:val="28"/>
          </w:rPr>
          <w:t>2</w:t>
        </w:r>
        <w:r w:rsidR="00E67D7A">
          <w:rPr>
            <w:rStyle w:val="a6"/>
            <w:rFonts w:ascii="Times New Roman" w:eastAsia="宋体" w:hAnsi="Times New Roman"/>
            <w:sz w:val="28"/>
            <w:szCs w:val="28"/>
          </w:rPr>
          <w:t>.2</w:t>
        </w:r>
        <w:r w:rsidR="00A87F45" w:rsidRPr="00791B53">
          <w:rPr>
            <w:rStyle w:val="a6"/>
            <w:rFonts w:ascii="Times New Roman" w:eastAsia="宋体" w:hAnsi="Times New Roman"/>
            <w:sz w:val="28"/>
            <w:szCs w:val="28"/>
          </w:rPr>
          <w:t>.2</w:t>
        </w:r>
      </w:hyperlink>
      <w:r w:rsidR="00A87F45" w:rsidRPr="00791B53">
        <w:rPr>
          <w:rFonts w:ascii="Times New Roman" w:eastAsia="宋体" w:hAnsi="Times New Roman"/>
          <w:sz w:val="28"/>
          <w:szCs w:val="28"/>
        </w:rPr>
        <w:t>.</w:t>
      </w:r>
      <w:r w:rsidR="001978AF" w:rsidRPr="00791B53">
        <w:rPr>
          <w:rFonts w:ascii="Times New Roman" w:eastAsia="宋体" w:hAnsi="Times New Roman"/>
          <w:sz w:val="28"/>
          <w:szCs w:val="28"/>
        </w:rPr>
        <w:t xml:space="preserve"> </w:t>
      </w:r>
      <w:r w:rsidR="00952EFD" w:rsidRPr="00791B53">
        <w:rPr>
          <w:rFonts w:ascii="Times New Roman" w:eastAsia="宋体" w:hAnsi="Times New Roman"/>
          <w:sz w:val="28"/>
          <w:szCs w:val="28"/>
        </w:rPr>
        <w:t>The application may need to store some important data.</w:t>
      </w:r>
      <w:r w:rsidR="00A35DC4" w:rsidRPr="00791B53">
        <w:rPr>
          <w:rFonts w:ascii="Times New Roman" w:eastAsia="宋体" w:hAnsi="Times New Roman"/>
          <w:sz w:val="28"/>
          <w:szCs w:val="28"/>
        </w:rPr>
        <w:t xml:space="preserve"> Detailed internal data </w:t>
      </w:r>
      <w:r w:rsidR="007A3D79" w:rsidRPr="00791B53">
        <w:rPr>
          <w:rFonts w:ascii="Times New Roman" w:eastAsia="宋体" w:hAnsi="Times New Roman"/>
          <w:sz w:val="28"/>
          <w:szCs w:val="28"/>
        </w:rPr>
        <w:t>specifications</w:t>
      </w:r>
      <w:r w:rsidR="00A35DC4" w:rsidRPr="00791B53">
        <w:rPr>
          <w:rFonts w:ascii="Times New Roman" w:eastAsia="宋体" w:hAnsi="Times New Roman"/>
          <w:sz w:val="28"/>
          <w:szCs w:val="28"/>
        </w:rPr>
        <w:t xml:space="preserve"> can be found in </w:t>
      </w:r>
      <w:hyperlink w:anchor="_Internal_data_specification" w:history="1">
        <w:r w:rsidR="00A35DC4" w:rsidRPr="00791B53">
          <w:rPr>
            <w:rStyle w:val="a6"/>
            <w:rFonts w:ascii="Times New Roman" w:eastAsia="宋体" w:hAnsi="Times New Roman"/>
            <w:sz w:val="28"/>
            <w:szCs w:val="28"/>
          </w:rPr>
          <w:t>2.</w:t>
        </w:r>
        <w:r w:rsidR="00E67D7A">
          <w:rPr>
            <w:rStyle w:val="a6"/>
            <w:rFonts w:ascii="Times New Roman" w:eastAsia="宋体" w:hAnsi="Times New Roman"/>
            <w:sz w:val="28"/>
            <w:szCs w:val="28"/>
          </w:rPr>
          <w:t>2.</w:t>
        </w:r>
        <w:r w:rsidR="00A35DC4" w:rsidRPr="00791B53">
          <w:rPr>
            <w:rStyle w:val="a6"/>
            <w:rFonts w:ascii="Times New Roman" w:eastAsia="宋体" w:hAnsi="Times New Roman"/>
            <w:sz w:val="28"/>
            <w:szCs w:val="28"/>
          </w:rPr>
          <w:t>3</w:t>
        </w:r>
      </w:hyperlink>
      <w:r w:rsidR="00A35DC4" w:rsidRPr="00791B53">
        <w:rPr>
          <w:rFonts w:ascii="Times New Roman" w:eastAsia="宋体" w:hAnsi="Times New Roman"/>
          <w:sz w:val="28"/>
          <w:szCs w:val="28"/>
        </w:rPr>
        <w:t>.</w:t>
      </w:r>
      <w:r w:rsidR="00072E5B" w:rsidRPr="00791B53">
        <w:rPr>
          <w:rFonts w:ascii="Times New Roman" w:eastAsia="宋体" w:hAnsi="Times New Roman"/>
          <w:sz w:val="28"/>
          <w:szCs w:val="28"/>
        </w:rPr>
        <w:t xml:space="preserve"> </w:t>
      </w:r>
      <w:r w:rsidR="00882CEA" w:rsidRPr="00791B53">
        <w:rPr>
          <w:rFonts w:ascii="Times New Roman" w:eastAsia="宋体" w:hAnsi="Times New Roman"/>
          <w:sz w:val="28"/>
          <w:szCs w:val="28"/>
        </w:rPr>
        <w:t>And</w:t>
      </w:r>
      <w:r w:rsidR="0005459B" w:rsidRPr="00791B53">
        <w:rPr>
          <w:rFonts w:ascii="Times New Roman" w:eastAsia="宋体" w:hAnsi="Times New Roman"/>
          <w:sz w:val="28"/>
          <w:szCs w:val="28"/>
        </w:rPr>
        <w:t xml:space="preserve"> the</w:t>
      </w:r>
      <w:r w:rsidR="00882CEA" w:rsidRPr="00791B53">
        <w:rPr>
          <w:rFonts w:ascii="Times New Roman" w:eastAsia="宋体" w:hAnsi="Times New Roman"/>
          <w:sz w:val="28"/>
          <w:szCs w:val="28"/>
        </w:rPr>
        <w:t xml:space="preserve"> application fragment</w:t>
      </w:r>
      <w:r w:rsidR="008D5ECE" w:rsidRPr="00791B53">
        <w:rPr>
          <w:rFonts w:ascii="Times New Roman" w:eastAsia="宋体" w:hAnsi="Times New Roman"/>
          <w:sz w:val="28"/>
          <w:szCs w:val="28"/>
        </w:rPr>
        <w:t>s</w:t>
      </w:r>
      <w:r w:rsidR="0098746E" w:rsidRPr="00791B53">
        <w:rPr>
          <w:rFonts w:ascii="Times New Roman" w:eastAsia="宋体" w:hAnsi="Times New Roman"/>
          <w:sz w:val="28"/>
          <w:szCs w:val="28"/>
        </w:rPr>
        <w:t xml:space="preserve"> and their</w:t>
      </w:r>
      <w:r w:rsidR="00882CEA" w:rsidRPr="00791B53">
        <w:rPr>
          <w:rFonts w:ascii="Times New Roman" w:eastAsia="宋体" w:hAnsi="Times New Roman"/>
          <w:sz w:val="28"/>
          <w:szCs w:val="28"/>
        </w:rPr>
        <w:t xml:space="preserve"> navigation can be found in </w:t>
      </w:r>
      <w:hyperlink w:anchor="_Application_Fragments" w:history="1">
        <w:r w:rsidR="00882CEA" w:rsidRPr="00791B53">
          <w:rPr>
            <w:rStyle w:val="a6"/>
            <w:rFonts w:ascii="Times New Roman" w:eastAsia="宋体" w:hAnsi="Times New Roman"/>
            <w:sz w:val="28"/>
            <w:szCs w:val="28"/>
          </w:rPr>
          <w:t>2.</w:t>
        </w:r>
        <w:r w:rsidR="00E67D7A">
          <w:rPr>
            <w:rStyle w:val="a6"/>
            <w:rFonts w:ascii="Times New Roman" w:eastAsia="宋体" w:hAnsi="Times New Roman"/>
            <w:sz w:val="28"/>
            <w:szCs w:val="28"/>
          </w:rPr>
          <w:t>2.</w:t>
        </w:r>
        <w:r w:rsidR="00882CEA" w:rsidRPr="00791B53">
          <w:rPr>
            <w:rStyle w:val="a6"/>
            <w:rFonts w:ascii="Times New Roman" w:eastAsia="宋体" w:hAnsi="Times New Roman"/>
            <w:sz w:val="28"/>
            <w:szCs w:val="28"/>
          </w:rPr>
          <w:t>4</w:t>
        </w:r>
      </w:hyperlink>
      <w:r w:rsidR="00882CEA" w:rsidRPr="00791B53">
        <w:rPr>
          <w:rFonts w:ascii="Times New Roman" w:eastAsia="宋体" w:hAnsi="Times New Roman"/>
          <w:sz w:val="28"/>
          <w:szCs w:val="28"/>
        </w:rPr>
        <w:t>.</w:t>
      </w:r>
    </w:p>
    <w:p w14:paraId="32F53754" w14:textId="77777777" w:rsidR="007829D0" w:rsidRPr="00791B53" w:rsidRDefault="007829D0" w:rsidP="007829D0">
      <w:pPr>
        <w:keepNext/>
        <w:shd w:val="clear" w:color="auto" w:fill="FFFFFF"/>
        <w:ind w:firstLineChars="800" w:firstLine="2240"/>
        <w:rPr>
          <w:rFonts w:ascii="Times New Roman" w:hAnsi="Times New Roman"/>
        </w:rPr>
      </w:pPr>
      <w:r w:rsidRPr="00791B53">
        <w:rPr>
          <w:rFonts w:ascii="Times New Roman" w:eastAsia="宋体" w:hAnsi="Times New Roman"/>
          <w:noProof/>
          <w:sz w:val="28"/>
          <w:szCs w:val="28"/>
        </w:rPr>
        <w:drawing>
          <wp:inline distT="0" distB="0" distL="0" distR="0" wp14:anchorId="5DA176DD" wp14:editId="1659EDBB">
            <wp:extent cx="2257740" cy="3115110"/>
            <wp:effectExtent l="0" t="0" r="9525" b="9525"/>
            <wp:docPr id="4" name="图片 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10;&#10;描述已自动生成"/>
                    <pic:cNvPicPr/>
                  </pic:nvPicPr>
                  <pic:blipFill>
                    <a:blip r:embed="rId8"/>
                    <a:stretch>
                      <a:fillRect/>
                    </a:stretch>
                  </pic:blipFill>
                  <pic:spPr>
                    <a:xfrm>
                      <a:off x="0" y="0"/>
                      <a:ext cx="2257740" cy="3115110"/>
                    </a:xfrm>
                    <a:prstGeom prst="rect">
                      <a:avLst/>
                    </a:prstGeom>
                  </pic:spPr>
                </pic:pic>
              </a:graphicData>
            </a:graphic>
          </wp:inline>
        </w:drawing>
      </w:r>
    </w:p>
    <w:p w14:paraId="04585D7F" w14:textId="77777777" w:rsidR="007829D0" w:rsidRPr="00791B53" w:rsidRDefault="007829D0" w:rsidP="007829D0">
      <w:pPr>
        <w:pStyle w:val="ae"/>
        <w:ind w:left="1260" w:firstLine="420"/>
        <w:rPr>
          <w:rFonts w:ascii="Times New Roman" w:eastAsia="宋体" w:hAnsi="Times New Roman"/>
          <w:sz w:val="24"/>
          <w:szCs w:val="24"/>
        </w:rPr>
      </w:pPr>
      <w:r w:rsidRPr="00791B53">
        <w:rPr>
          <w:rFonts w:ascii="Times New Roman" w:eastAsia="宋体" w:hAnsi="Times New Roman"/>
          <w:sz w:val="24"/>
          <w:szCs w:val="24"/>
        </w:rPr>
        <w:t xml:space="preserve">Figure 1: Amazon Web Services (AWS) </w:t>
      </w:r>
    </w:p>
    <w:p w14:paraId="4D078BA8" w14:textId="77777777" w:rsidR="007829D0" w:rsidRPr="00791B53" w:rsidRDefault="007829D0" w:rsidP="007829D0">
      <w:pPr>
        <w:pStyle w:val="ae"/>
        <w:ind w:left="2520"/>
        <w:rPr>
          <w:rFonts w:ascii="Times New Roman" w:eastAsia="宋体" w:hAnsi="Times New Roman"/>
          <w:sz w:val="24"/>
          <w:szCs w:val="24"/>
        </w:rPr>
      </w:pPr>
      <w:r w:rsidRPr="00791B53">
        <w:rPr>
          <w:rFonts w:ascii="Times New Roman" w:eastAsia="宋体" w:hAnsi="Times New Roman"/>
          <w:sz w:val="24"/>
          <w:szCs w:val="24"/>
        </w:rPr>
        <w:t xml:space="preserve">Elastic Compute Cloud (EC2) </w:t>
      </w:r>
    </w:p>
    <w:p w14:paraId="6CC08CDB" w14:textId="77777777" w:rsidR="00FA72DE" w:rsidRPr="00791B53" w:rsidRDefault="007829D0" w:rsidP="00FA72DE">
      <w:pPr>
        <w:pStyle w:val="ae"/>
        <w:ind w:left="2100" w:firstLine="420"/>
        <w:rPr>
          <w:rFonts w:ascii="Times New Roman" w:eastAsia="宋体" w:hAnsi="Times New Roman"/>
          <w:sz w:val="24"/>
          <w:szCs w:val="24"/>
        </w:rPr>
      </w:pPr>
      <w:r w:rsidRPr="00791B53">
        <w:rPr>
          <w:rFonts w:ascii="Times New Roman" w:eastAsia="宋体" w:hAnsi="Times New Roman"/>
          <w:sz w:val="24"/>
          <w:szCs w:val="24"/>
        </w:rPr>
        <w:t>Linux (Ubuntu) system instance.</w:t>
      </w:r>
    </w:p>
    <w:p w14:paraId="4196C775" w14:textId="0DA1B3D7" w:rsidR="003A421B" w:rsidRPr="00791B53" w:rsidRDefault="003A421B" w:rsidP="00FA72DE">
      <w:pPr>
        <w:pStyle w:val="ae"/>
        <w:rPr>
          <w:rFonts w:ascii="Times New Roman" w:eastAsia="宋体" w:hAnsi="Times New Roman"/>
          <w:i w:val="0"/>
          <w:iCs w:val="0"/>
          <w:color w:val="auto"/>
          <w:sz w:val="28"/>
          <w:szCs w:val="28"/>
        </w:rPr>
      </w:pPr>
      <w:r w:rsidRPr="00791B53">
        <w:rPr>
          <w:rFonts w:ascii="Times New Roman" w:eastAsia="宋体" w:hAnsi="Times New Roman"/>
          <w:i w:val="0"/>
          <w:iCs w:val="0"/>
          <w:color w:val="auto"/>
          <w:sz w:val="28"/>
          <w:szCs w:val="28"/>
        </w:rPr>
        <w:t xml:space="preserve">We use </w:t>
      </w:r>
      <w:r w:rsidR="0044394E" w:rsidRPr="00791B53">
        <w:rPr>
          <w:rFonts w:ascii="Times New Roman" w:eastAsia="宋体" w:hAnsi="Times New Roman"/>
          <w:b/>
          <w:bCs/>
          <w:i w:val="0"/>
          <w:iCs w:val="0"/>
          <w:color w:val="auto"/>
          <w:sz w:val="28"/>
          <w:szCs w:val="28"/>
        </w:rPr>
        <w:t>Nginx</w:t>
      </w:r>
      <w:r w:rsidR="002B2B03" w:rsidRPr="00791B53">
        <w:rPr>
          <w:rFonts w:ascii="Times New Roman" w:eastAsia="宋体" w:hAnsi="Times New Roman"/>
          <w:b/>
          <w:bCs/>
          <w:i w:val="0"/>
          <w:iCs w:val="0"/>
          <w:color w:val="auto"/>
          <w:sz w:val="28"/>
          <w:szCs w:val="28"/>
        </w:rPr>
        <w:t xml:space="preserve"> </w:t>
      </w:r>
      <w:r w:rsidR="005414D4" w:rsidRPr="00791B53">
        <w:rPr>
          <w:rFonts w:ascii="Times New Roman" w:eastAsia="宋体" w:hAnsi="Times New Roman"/>
          <w:b/>
          <w:bCs/>
          <w:i w:val="0"/>
          <w:iCs w:val="0"/>
          <w:color w:val="auto"/>
          <w:sz w:val="28"/>
          <w:szCs w:val="28"/>
        </w:rPr>
        <w:t>+ Gunicorn</w:t>
      </w:r>
      <w:r w:rsidR="005414D4" w:rsidRPr="00791B53">
        <w:rPr>
          <w:rFonts w:ascii="Times New Roman" w:eastAsia="宋体" w:hAnsi="Times New Roman"/>
          <w:i w:val="0"/>
          <w:iCs w:val="0"/>
          <w:color w:val="auto"/>
          <w:sz w:val="28"/>
          <w:szCs w:val="28"/>
        </w:rPr>
        <w:t xml:space="preserve"> </w:t>
      </w:r>
      <w:r w:rsidR="009E0D56">
        <w:rPr>
          <w:rFonts w:ascii="Times New Roman" w:eastAsia="宋体" w:hAnsi="Times New Roman"/>
          <w:i w:val="0"/>
          <w:iCs w:val="0"/>
          <w:color w:val="auto"/>
          <w:sz w:val="28"/>
          <w:szCs w:val="28"/>
        </w:rPr>
        <w:t>as</w:t>
      </w:r>
      <w:r w:rsidR="0044394E" w:rsidRPr="00791B53">
        <w:rPr>
          <w:rFonts w:ascii="Times New Roman" w:eastAsia="宋体" w:hAnsi="Times New Roman"/>
          <w:i w:val="0"/>
          <w:iCs w:val="0"/>
          <w:color w:val="auto"/>
          <w:sz w:val="28"/>
          <w:szCs w:val="28"/>
        </w:rPr>
        <w:t xml:space="preserve"> </w:t>
      </w:r>
      <w:r w:rsidR="009E0D56">
        <w:rPr>
          <w:rFonts w:ascii="Times New Roman" w:eastAsia="宋体" w:hAnsi="Times New Roman"/>
          <w:i w:val="0"/>
          <w:iCs w:val="0"/>
          <w:color w:val="auto"/>
          <w:sz w:val="28"/>
          <w:szCs w:val="28"/>
        </w:rPr>
        <w:t xml:space="preserve">the </w:t>
      </w:r>
      <w:r w:rsidR="0044394E" w:rsidRPr="00791B53">
        <w:rPr>
          <w:rFonts w:ascii="Times New Roman" w:eastAsia="宋体" w:hAnsi="Times New Roman"/>
          <w:i w:val="0"/>
          <w:iCs w:val="0"/>
          <w:color w:val="auto"/>
          <w:sz w:val="28"/>
          <w:szCs w:val="28"/>
        </w:rPr>
        <w:t>proxy.</w:t>
      </w:r>
    </w:p>
    <w:p w14:paraId="09D067CC" w14:textId="0643A7ED" w:rsidR="00227827" w:rsidRPr="00791B53" w:rsidRDefault="002C43E3" w:rsidP="003A0C7B">
      <w:pPr>
        <w:shd w:val="clear" w:color="auto" w:fill="FFFFFF"/>
        <w:rPr>
          <w:rFonts w:ascii="Times New Roman" w:eastAsia="宋体" w:hAnsi="Times New Roman"/>
          <w:sz w:val="28"/>
          <w:szCs w:val="28"/>
        </w:rPr>
      </w:pPr>
      <w:r w:rsidRPr="00791B53">
        <w:rPr>
          <w:rFonts w:ascii="Times New Roman" w:eastAsia="宋体" w:hAnsi="Times New Roman"/>
          <w:sz w:val="28"/>
          <w:szCs w:val="28"/>
        </w:rPr>
        <w:lastRenderedPageBreak/>
        <w:t>We buil</w:t>
      </w:r>
      <w:r w:rsidR="008E6051">
        <w:rPr>
          <w:rFonts w:ascii="Times New Roman" w:eastAsia="宋体" w:hAnsi="Times New Roman"/>
          <w:sz w:val="28"/>
          <w:szCs w:val="28"/>
        </w:rPr>
        <w:t>t</w:t>
      </w:r>
      <w:r w:rsidRPr="00791B53">
        <w:rPr>
          <w:rFonts w:ascii="Times New Roman" w:eastAsia="宋体" w:hAnsi="Times New Roman"/>
          <w:sz w:val="28"/>
          <w:szCs w:val="28"/>
        </w:rPr>
        <w:t xml:space="preserve"> </w:t>
      </w:r>
      <w:r w:rsidR="00F42D6E" w:rsidRPr="00791B53">
        <w:rPr>
          <w:rFonts w:ascii="Times New Roman" w:eastAsia="宋体" w:hAnsi="Times New Roman"/>
          <w:sz w:val="28"/>
          <w:szCs w:val="28"/>
        </w:rPr>
        <w:t xml:space="preserve">the </w:t>
      </w:r>
      <w:r w:rsidR="00F42D6E" w:rsidRPr="00791B53">
        <w:rPr>
          <w:rFonts w:ascii="Times New Roman" w:eastAsia="宋体" w:hAnsi="Times New Roman"/>
          <w:b/>
          <w:bCs/>
          <w:sz w:val="28"/>
          <w:szCs w:val="28"/>
        </w:rPr>
        <w:t>MongoDB</w:t>
      </w:r>
      <w:r w:rsidR="00F42D6E" w:rsidRPr="00791B53">
        <w:rPr>
          <w:rFonts w:ascii="Times New Roman" w:eastAsia="宋体" w:hAnsi="Times New Roman"/>
          <w:sz w:val="28"/>
          <w:szCs w:val="28"/>
        </w:rPr>
        <w:t xml:space="preserve"> database in </w:t>
      </w:r>
      <w:r w:rsidR="00CA1E44" w:rsidRPr="00791B53">
        <w:rPr>
          <w:rFonts w:ascii="Times New Roman" w:eastAsia="宋体" w:hAnsi="Times New Roman"/>
          <w:sz w:val="28"/>
          <w:szCs w:val="28"/>
        </w:rPr>
        <w:t>an</w:t>
      </w:r>
      <w:r w:rsidR="00F42D6E" w:rsidRPr="00791B53">
        <w:rPr>
          <w:rFonts w:ascii="Times New Roman" w:eastAsia="宋体" w:hAnsi="Times New Roman"/>
          <w:sz w:val="28"/>
          <w:szCs w:val="28"/>
        </w:rPr>
        <w:t xml:space="preserve"> </w:t>
      </w:r>
      <w:r w:rsidR="00856305" w:rsidRPr="00791B53">
        <w:rPr>
          <w:rFonts w:ascii="Times New Roman" w:eastAsia="宋体" w:hAnsi="Times New Roman"/>
          <w:sz w:val="28"/>
          <w:szCs w:val="28"/>
        </w:rPr>
        <w:t>Amazon Web Services</w:t>
      </w:r>
      <w:r w:rsidR="00FB23C6" w:rsidRPr="00791B53">
        <w:rPr>
          <w:rFonts w:ascii="Times New Roman" w:eastAsia="宋体" w:hAnsi="Times New Roman"/>
          <w:sz w:val="28"/>
          <w:szCs w:val="28"/>
        </w:rPr>
        <w:t xml:space="preserve"> (AWS) </w:t>
      </w:r>
      <w:r w:rsidR="00F42D6E" w:rsidRPr="00791B53">
        <w:rPr>
          <w:rFonts w:ascii="Times New Roman" w:eastAsia="宋体" w:hAnsi="Times New Roman"/>
          <w:sz w:val="28"/>
          <w:szCs w:val="28"/>
        </w:rPr>
        <w:t>Elastic Compute Cloud</w:t>
      </w:r>
      <w:r w:rsidR="00253A02" w:rsidRPr="00791B53">
        <w:rPr>
          <w:rFonts w:ascii="Times New Roman" w:eastAsia="宋体" w:hAnsi="Times New Roman"/>
          <w:sz w:val="28"/>
          <w:szCs w:val="28"/>
        </w:rPr>
        <w:t xml:space="preserve"> </w:t>
      </w:r>
      <w:r w:rsidR="00A22F51" w:rsidRPr="00791B53">
        <w:rPr>
          <w:rFonts w:ascii="Times New Roman" w:eastAsia="宋体" w:hAnsi="Times New Roman"/>
          <w:sz w:val="28"/>
          <w:szCs w:val="28"/>
        </w:rPr>
        <w:t>(EC2)</w:t>
      </w:r>
      <w:r w:rsidR="008A7A7E" w:rsidRPr="00791B53">
        <w:rPr>
          <w:rFonts w:ascii="Times New Roman" w:eastAsia="宋体" w:hAnsi="Times New Roman"/>
          <w:sz w:val="28"/>
          <w:szCs w:val="28"/>
        </w:rPr>
        <w:t xml:space="preserve"> Linux</w:t>
      </w:r>
      <w:r w:rsidR="004341C9" w:rsidRPr="00791B53">
        <w:rPr>
          <w:rFonts w:ascii="Times New Roman" w:eastAsia="宋体" w:hAnsi="Times New Roman"/>
          <w:sz w:val="28"/>
          <w:szCs w:val="28"/>
        </w:rPr>
        <w:t xml:space="preserve"> (Ubuntu)</w:t>
      </w:r>
      <w:r w:rsidR="00584CDF" w:rsidRPr="00791B53">
        <w:rPr>
          <w:rFonts w:ascii="Times New Roman" w:eastAsia="宋体" w:hAnsi="Times New Roman"/>
          <w:sz w:val="28"/>
          <w:szCs w:val="28"/>
        </w:rPr>
        <w:t xml:space="preserve"> system</w:t>
      </w:r>
      <w:r w:rsidR="008A7A7E" w:rsidRPr="00791B53">
        <w:rPr>
          <w:rFonts w:ascii="Times New Roman" w:eastAsia="宋体" w:hAnsi="Times New Roman"/>
          <w:sz w:val="28"/>
          <w:szCs w:val="28"/>
        </w:rPr>
        <w:t xml:space="preserve"> instance</w:t>
      </w:r>
      <w:r w:rsidR="00B206B9" w:rsidRPr="00791B53">
        <w:rPr>
          <w:rFonts w:ascii="Times New Roman" w:eastAsia="宋体" w:hAnsi="Times New Roman"/>
          <w:sz w:val="28"/>
          <w:szCs w:val="28"/>
        </w:rPr>
        <w:t xml:space="preserve"> as shown in Fig</w:t>
      </w:r>
      <w:r w:rsidR="008E0F54" w:rsidRPr="00791B53">
        <w:rPr>
          <w:rFonts w:ascii="Times New Roman" w:eastAsia="宋体" w:hAnsi="Times New Roman"/>
          <w:sz w:val="28"/>
          <w:szCs w:val="28"/>
        </w:rPr>
        <w:t>.1</w:t>
      </w:r>
      <w:r w:rsidR="001E3B4E" w:rsidRPr="00791B53">
        <w:rPr>
          <w:rFonts w:ascii="Times New Roman" w:eastAsia="宋体" w:hAnsi="Times New Roman"/>
          <w:sz w:val="28"/>
          <w:szCs w:val="28"/>
        </w:rPr>
        <w:t>.</w:t>
      </w:r>
      <w:r w:rsidR="00903B6B" w:rsidRPr="00791B53">
        <w:rPr>
          <w:rFonts w:ascii="Times New Roman" w:eastAsia="宋体" w:hAnsi="Times New Roman"/>
          <w:sz w:val="28"/>
          <w:szCs w:val="28"/>
        </w:rPr>
        <w:t xml:space="preserve"> </w:t>
      </w:r>
      <w:r w:rsidR="003A3CB2" w:rsidRPr="00791B53">
        <w:rPr>
          <w:rFonts w:ascii="Times New Roman" w:eastAsia="宋体" w:hAnsi="Times New Roman"/>
          <w:sz w:val="28"/>
          <w:szCs w:val="28"/>
        </w:rPr>
        <w:t xml:space="preserve">The application SDK </w:t>
      </w:r>
      <w:r w:rsidR="007E5E09">
        <w:rPr>
          <w:rFonts w:ascii="Times New Roman" w:eastAsia="宋体" w:hAnsi="Times New Roman"/>
          <w:sz w:val="28"/>
          <w:szCs w:val="28"/>
        </w:rPr>
        <w:t>is</w:t>
      </w:r>
      <w:r w:rsidR="003A3CB2" w:rsidRPr="00791B53">
        <w:rPr>
          <w:rFonts w:ascii="Times New Roman" w:eastAsia="宋体" w:hAnsi="Times New Roman"/>
          <w:sz w:val="28"/>
          <w:szCs w:val="28"/>
        </w:rPr>
        <w:t xml:space="preserve"> written in </w:t>
      </w:r>
      <w:r w:rsidR="00BD5C98" w:rsidRPr="00791B53">
        <w:rPr>
          <w:rFonts w:ascii="Times New Roman" w:eastAsia="宋体" w:hAnsi="Times New Roman"/>
          <w:sz w:val="28"/>
          <w:szCs w:val="28"/>
        </w:rPr>
        <w:t>Kotlin</w:t>
      </w:r>
      <w:r w:rsidR="00A6741A" w:rsidRPr="00791B53">
        <w:rPr>
          <w:rFonts w:ascii="Times New Roman" w:eastAsia="宋体" w:hAnsi="Times New Roman"/>
          <w:sz w:val="28"/>
          <w:szCs w:val="28"/>
        </w:rPr>
        <w:t xml:space="preserve"> while the server API will be written in python </w:t>
      </w:r>
      <w:r w:rsidR="001C3177" w:rsidRPr="00791B53">
        <w:rPr>
          <w:rFonts w:ascii="Times New Roman" w:eastAsia="宋体" w:hAnsi="Times New Roman"/>
          <w:sz w:val="28"/>
          <w:szCs w:val="28"/>
        </w:rPr>
        <w:t xml:space="preserve">with the library </w:t>
      </w:r>
      <w:r w:rsidR="00C54006" w:rsidRPr="00791B53">
        <w:rPr>
          <w:rFonts w:ascii="Times New Roman" w:eastAsia="宋体" w:hAnsi="Times New Roman"/>
          <w:sz w:val="28"/>
          <w:szCs w:val="28"/>
        </w:rPr>
        <w:t>Flask</w:t>
      </w:r>
      <w:r w:rsidR="007120FD" w:rsidRPr="00791B53">
        <w:rPr>
          <w:rFonts w:ascii="Times New Roman" w:eastAsia="宋体" w:hAnsi="Times New Roman"/>
          <w:sz w:val="28"/>
          <w:szCs w:val="28"/>
        </w:rPr>
        <w:t>.</w:t>
      </w:r>
      <w:r w:rsidR="00791D4D" w:rsidRPr="00791B53">
        <w:rPr>
          <w:rFonts w:ascii="Times New Roman" w:eastAsia="宋体" w:hAnsi="Times New Roman"/>
          <w:sz w:val="28"/>
          <w:szCs w:val="28"/>
        </w:rPr>
        <w:t xml:space="preserve"> </w:t>
      </w:r>
      <w:r w:rsidR="00927F76" w:rsidRPr="00791B53">
        <w:rPr>
          <w:rFonts w:ascii="Times New Roman" w:eastAsia="宋体" w:hAnsi="Times New Roman"/>
          <w:sz w:val="28"/>
          <w:szCs w:val="28"/>
        </w:rPr>
        <w:t>Flask is a lightweight web</w:t>
      </w:r>
      <w:r w:rsidR="003D03EE" w:rsidRPr="00791B53">
        <w:rPr>
          <w:rFonts w:ascii="Times New Roman" w:eastAsia="宋体" w:hAnsi="Times New Roman"/>
          <w:sz w:val="28"/>
          <w:szCs w:val="28"/>
        </w:rPr>
        <w:t>-based</w:t>
      </w:r>
      <w:r w:rsidR="00927F76" w:rsidRPr="00791B53">
        <w:rPr>
          <w:rFonts w:ascii="Times New Roman" w:eastAsia="宋体" w:hAnsi="Times New Roman"/>
          <w:sz w:val="28"/>
          <w:szCs w:val="28"/>
        </w:rPr>
        <w:t xml:space="preserve"> application framework written in Python.</w:t>
      </w:r>
      <w:r w:rsidR="00517E30" w:rsidRPr="00791B53">
        <w:rPr>
          <w:rFonts w:ascii="Times New Roman" w:eastAsia="宋体" w:hAnsi="Times New Roman"/>
          <w:sz w:val="28"/>
          <w:szCs w:val="28"/>
        </w:rPr>
        <w:t xml:space="preserve"> </w:t>
      </w:r>
      <w:r w:rsidR="006A554B" w:rsidRPr="00791B53">
        <w:rPr>
          <w:rFonts w:ascii="Times New Roman" w:eastAsia="宋体" w:hAnsi="Times New Roman"/>
          <w:sz w:val="28"/>
          <w:szCs w:val="28"/>
        </w:rPr>
        <w:t xml:space="preserve">Data transferred between </w:t>
      </w:r>
      <w:r w:rsidR="00072E5B" w:rsidRPr="00791B53">
        <w:rPr>
          <w:rFonts w:ascii="Times New Roman" w:eastAsia="宋体" w:hAnsi="Times New Roman"/>
          <w:sz w:val="28"/>
          <w:szCs w:val="28"/>
        </w:rPr>
        <w:t xml:space="preserve">the </w:t>
      </w:r>
      <w:r w:rsidR="006A554B" w:rsidRPr="00791B53">
        <w:rPr>
          <w:rFonts w:ascii="Times New Roman" w:eastAsia="宋体" w:hAnsi="Times New Roman"/>
          <w:sz w:val="28"/>
          <w:szCs w:val="28"/>
        </w:rPr>
        <w:t xml:space="preserve">server and application will be in </w:t>
      </w:r>
      <w:r w:rsidR="00962C15" w:rsidRPr="00791B53">
        <w:rPr>
          <w:rFonts w:ascii="Times New Roman" w:eastAsia="宋体" w:hAnsi="Times New Roman"/>
          <w:sz w:val="28"/>
          <w:szCs w:val="28"/>
        </w:rPr>
        <w:t>J</w:t>
      </w:r>
      <w:r w:rsidR="00D1204D" w:rsidRPr="00791B53">
        <w:rPr>
          <w:rFonts w:ascii="Times New Roman" w:eastAsia="宋体" w:hAnsi="Times New Roman"/>
          <w:sz w:val="28"/>
          <w:szCs w:val="28"/>
        </w:rPr>
        <w:t>SON</w:t>
      </w:r>
      <w:r w:rsidR="006A554B" w:rsidRPr="00791B53">
        <w:rPr>
          <w:rFonts w:ascii="Times New Roman" w:eastAsia="宋体" w:hAnsi="Times New Roman"/>
          <w:sz w:val="28"/>
          <w:szCs w:val="28"/>
        </w:rPr>
        <w:t xml:space="preserve"> format.</w:t>
      </w:r>
      <w:r w:rsidR="00FF1E57" w:rsidRPr="00791B53">
        <w:rPr>
          <w:rFonts w:ascii="Times New Roman" w:eastAsia="宋体" w:hAnsi="Times New Roman"/>
          <w:sz w:val="28"/>
          <w:szCs w:val="28"/>
        </w:rPr>
        <w:t xml:space="preserve"> </w:t>
      </w:r>
      <w:r w:rsidR="002F697E" w:rsidRPr="00791B53">
        <w:rPr>
          <w:rFonts w:ascii="Times New Roman" w:eastAsia="宋体" w:hAnsi="Times New Roman"/>
          <w:sz w:val="28"/>
          <w:szCs w:val="28"/>
        </w:rPr>
        <w:t xml:space="preserve">Images will be encoded and decoded through </w:t>
      </w:r>
      <w:r w:rsidR="00072E5B" w:rsidRPr="00791B53">
        <w:rPr>
          <w:rFonts w:ascii="Times New Roman" w:eastAsia="宋体" w:hAnsi="Times New Roman"/>
          <w:sz w:val="28"/>
          <w:szCs w:val="28"/>
        </w:rPr>
        <w:t xml:space="preserve">the </w:t>
      </w:r>
      <w:r w:rsidR="002F697E" w:rsidRPr="00791B53">
        <w:rPr>
          <w:rFonts w:ascii="Times New Roman" w:eastAsia="宋体" w:hAnsi="Times New Roman"/>
          <w:sz w:val="28"/>
          <w:szCs w:val="28"/>
        </w:rPr>
        <w:t>base64 method.</w:t>
      </w:r>
      <w:r w:rsidR="009B1B0F" w:rsidRPr="00791B53">
        <w:rPr>
          <w:rFonts w:ascii="Times New Roman" w:eastAsia="宋体" w:hAnsi="Times New Roman"/>
          <w:sz w:val="28"/>
          <w:szCs w:val="28"/>
        </w:rPr>
        <w:t xml:space="preserve"> </w:t>
      </w:r>
      <w:r w:rsidR="00841E3A" w:rsidRPr="00791B53">
        <w:rPr>
          <w:rFonts w:ascii="Times New Roman" w:eastAsia="宋体" w:hAnsi="Times New Roman"/>
          <w:sz w:val="28"/>
          <w:szCs w:val="28"/>
        </w:rPr>
        <w:t>The Linux system run</w:t>
      </w:r>
      <w:r w:rsidR="001B0B60">
        <w:rPr>
          <w:rFonts w:ascii="Times New Roman" w:eastAsia="宋体" w:hAnsi="Times New Roman"/>
          <w:sz w:val="28"/>
          <w:szCs w:val="28"/>
        </w:rPr>
        <w:t>s</w:t>
      </w:r>
      <w:r w:rsidR="00841E3A" w:rsidRPr="00791B53">
        <w:rPr>
          <w:rFonts w:ascii="Times New Roman" w:eastAsia="宋体" w:hAnsi="Times New Roman"/>
          <w:sz w:val="28"/>
          <w:szCs w:val="28"/>
        </w:rPr>
        <w:t xml:space="preserve"> </w:t>
      </w:r>
      <w:r w:rsidR="005A2FBD" w:rsidRPr="00791B53">
        <w:rPr>
          <w:rFonts w:ascii="Times New Roman" w:eastAsia="宋体" w:hAnsi="Times New Roman"/>
          <w:sz w:val="28"/>
          <w:szCs w:val="28"/>
        </w:rPr>
        <w:t xml:space="preserve">the </w:t>
      </w:r>
      <w:r w:rsidR="00841E3A" w:rsidRPr="00791B53">
        <w:rPr>
          <w:rFonts w:ascii="Times New Roman" w:eastAsia="宋体" w:hAnsi="Times New Roman"/>
          <w:sz w:val="28"/>
          <w:szCs w:val="28"/>
        </w:rPr>
        <w:t xml:space="preserve">API </w:t>
      </w:r>
      <w:r w:rsidR="006E5915" w:rsidRPr="00791B53">
        <w:rPr>
          <w:rFonts w:ascii="Times New Roman" w:eastAsia="宋体" w:hAnsi="Times New Roman"/>
          <w:sz w:val="28"/>
          <w:szCs w:val="28"/>
        </w:rPr>
        <w:t xml:space="preserve">python </w:t>
      </w:r>
      <w:r w:rsidR="00B93179" w:rsidRPr="00791B53">
        <w:rPr>
          <w:rFonts w:ascii="Times New Roman" w:eastAsia="宋体" w:hAnsi="Times New Roman"/>
          <w:sz w:val="28"/>
          <w:szCs w:val="28"/>
        </w:rPr>
        <w:t>code</w:t>
      </w:r>
      <w:r w:rsidR="00841E3A" w:rsidRPr="00791B53">
        <w:rPr>
          <w:rFonts w:ascii="Times New Roman" w:eastAsia="宋体" w:hAnsi="Times New Roman"/>
          <w:sz w:val="28"/>
          <w:szCs w:val="28"/>
        </w:rPr>
        <w:t xml:space="preserve"> listening to any </w:t>
      </w:r>
      <w:r w:rsidR="00AF7C00" w:rsidRPr="00791B53">
        <w:rPr>
          <w:rFonts w:ascii="Times New Roman" w:eastAsia="宋体" w:hAnsi="Times New Roman"/>
          <w:sz w:val="28"/>
          <w:szCs w:val="28"/>
        </w:rPr>
        <w:t xml:space="preserve">API </w:t>
      </w:r>
      <w:r w:rsidR="00661AB0" w:rsidRPr="00791B53">
        <w:rPr>
          <w:rFonts w:ascii="Times New Roman" w:eastAsia="宋体" w:hAnsi="Times New Roman"/>
          <w:sz w:val="28"/>
          <w:szCs w:val="28"/>
        </w:rPr>
        <w:t>URL</w:t>
      </w:r>
      <w:r w:rsidR="00AB4C50" w:rsidRPr="00791B53">
        <w:rPr>
          <w:rFonts w:ascii="Times New Roman" w:eastAsia="宋体" w:hAnsi="Times New Roman"/>
          <w:sz w:val="28"/>
          <w:szCs w:val="28"/>
        </w:rPr>
        <w:t xml:space="preserve"> </w:t>
      </w:r>
      <w:r w:rsidR="00AF7C00" w:rsidRPr="00791B53">
        <w:rPr>
          <w:rFonts w:ascii="Times New Roman" w:eastAsia="宋体" w:hAnsi="Times New Roman"/>
          <w:sz w:val="28"/>
          <w:szCs w:val="28"/>
        </w:rPr>
        <w:t>call</w:t>
      </w:r>
      <w:r w:rsidR="000D1242" w:rsidRPr="00791B53">
        <w:rPr>
          <w:rFonts w:ascii="Times New Roman" w:eastAsia="宋体" w:hAnsi="Times New Roman"/>
          <w:sz w:val="28"/>
          <w:szCs w:val="28"/>
        </w:rPr>
        <w:t>.</w:t>
      </w:r>
      <w:r w:rsidR="000876D9" w:rsidRPr="00791B53">
        <w:rPr>
          <w:rFonts w:ascii="Times New Roman" w:eastAsia="宋体" w:hAnsi="Times New Roman"/>
          <w:sz w:val="28"/>
          <w:szCs w:val="28"/>
        </w:rPr>
        <w:t xml:space="preserve"> </w:t>
      </w:r>
      <w:r w:rsidR="00D16528" w:rsidRPr="00791B53">
        <w:rPr>
          <w:rFonts w:ascii="Times New Roman" w:eastAsia="宋体" w:hAnsi="Times New Roman"/>
          <w:sz w:val="28"/>
          <w:szCs w:val="28"/>
        </w:rPr>
        <w:t>The design is</w:t>
      </w:r>
      <w:r w:rsidR="00B17672" w:rsidRPr="00791B53">
        <w:rPr>
          <w:rFonts w:ascii="Times New Roman" w:eastAsia="宋体" w:hAnsi="Times New Roman"/>
          <w:sz w:val="28"/>
          <w:szCs w:val="28"/>
        </w:rPr>
        <w:t xml:space="preserve"> a </w:t>
      </w:r>
      <w:r w:rsidR="000F5F4C" w:rsidRPr="00791B53">
        <w:rPr>
          <w:rFonts w:ascii="Times New Roman" w:eastAsia="宋体" w:hAnsi="Times New Roman"/>
          <w:sz w:val="28"/>
          <w:szCs w:val="28"/>
        </w:rPr>
        <w:t xml:space="preserve">one-way </w:t>
      </w:r>
      <w:r w:rsidR="00072E5B" w:rsidRPr="00791B53">
        <w:rPr>
          <w:rFonts w:ascii="Times New Roman" w:eastAsia="宋体" w:hAnsi="Times New Roman"/>
          <w:sz w:val="28"/>
          <w:szCs w:val="28"/>
        </w:rPr>
        <w:t>connection</w:t>
      </w:r>
      <w:r w:rsidR="000F5F4C" w:rsidRPr="00791B53">
        <w:rPr>
          <w:rFonts w:ascii="Times New Roman" w:eastAsia="宋体" w:hAnsi="Times New Roman"/>
          <w:sz w:val="28"/>
          <w:szCs w:val="28"/>
        </w:rPr>
        <w:t xml:space="preserve"> which means the server cannot send information </w:t>
      </w:r>
      <w:r w:rsidR="000E47D7" w:rsidRPr="00791B53">
        <w:rPr>
          <w:rFonts w:ascii="Times New Roman" w:eastAsia="宋体" w:hAnsi="Times New Roman"/>
          <w:sz w:val="28"/>
          <w:szCs w:val="28"/>
        </w:rPr>
        <w:t xml:space="preserve">to </w:t>
      </w:r>
      <w:r w:rsidR="00072E5B" w:rsidRPr="00791B53">
        <w:rPr>
          <w:rFonts w:ascii="Times New Roman" w:eastAsia="宋体" w:hAnsi="Times New Roman"/>
          <w:sz w:val="28"/>
          <w:szCs w:val="28"/>
        </w:rPr>
        <w:t xml:space="preserve">the </w:t>
      </w:r>
      <w:r w:rsidR="000E47D7" w:rsidRPr="00791B53">
        <w:rPr>
          <w:rFonts w:ascii="Times New Roman" w:eastAsia="宋体" w:hAnsi="Times New Roman"/>
          <w:sz w:val="28"/>
          <w:szCs w:val="28"/>
        </w:rPr>
        <w:t>application</w:t>
      </w:r>
      <w:r w:rsidR="004A1B18" w:rsidRPr="00791B53">
        <w:rPr>
          <w:rFonts w:ascii="Times New Roman" w:eastAsia="宋体" w:hAnsi="Times New Roman"/>
          <w:sz w:val="28"/>
          <w:szCs w:val="28"/>
        </w:rPr>
        <w:t xml:space="preserve"> and </w:t>
      </w:r>
      <w:r w:rsidR="00072E5B" w:rsidRPr="00791B53">
        <w:rPr>
          <w:rFonts w:ascii="Times New Roman" w:eastAsia="宋体" w:hAnsi="Times New Roman"/>
          <w:sz w:val="28"/>
          <w:szCs w:val="28"/>
        </w:rPr>
        <w:t xml:space="preserve">the </w:t>
      </w:r>
      <w:r w:rsidR="004A1B18" w:rsidRPr="00791B53">
        <w:rPr>
          <w:rFonts w:ascii="Times New Roman" w:eastAsia="宋体" w:hAnsi="Times New Roman"/>
          <w:sz w:val="28"/>
          <w:szCs w:val="28"/>
        </w:rPr>
        <w:t xml:space="preserve">application </w:t>
      </w:r>
      <w:r w:rsidR="0066612E" w:rsidRPr="00791B53">
        <w:rPr>
          <w:rFonts w:ascii="Times New Roman" w:eastAsia="宋体" w:hAnsi="Times New Roman"/>
          <w:sz w:val="28"/>
          <w:szCs w:val="28"/>
        </w:rPr>
        <w:t xml:space="preserve">needs to call the corresponding API </w:t>
      </w:r>
      <w:r w:rsidR="00072E5B" w:rsidRPr="00791B53">
        <w:rPr>
          <w:rFonts w:ascii="Times New Roman" w:eastAsia="宋体" w:hAnsi="Times New Roman"/>
          <w:sz w:val="28"/>
          <w:szCs w:val="28"/>
        </w:rPr>
        <w:t>to</w:t>
      </w:r>
      <w:r w:rsidR="0066612E" w:rsidRPr="00791B53">
        <w:rPr>
          <w:rFonts w:ascii="Times New Roman" w:eastAsia="宋体" w:hAnsi="Times New Roman"/>
          <w:sz w:val="28"/>
          <w:szCs w:val="28"/>
        </w:rPr>
        <w:t xml:space="preserve"> get </w:t>
      </w:r>
      <w:r w:rsidR="00BC3427" w:rsidRPr="00791B53">
        <w:rPr>
          <w:rFonts w:ascii="Times New Roman" w:eastAsia="宋体" w:hAnsi="Times New Roman"/>
          <w:sz w:val="28"/>
          <w:szCs w:val="28"/>
        </w:rPr>
        <w:t xml:space="preserve">or upload </w:t>
      </w:r>
      <w:r w:rsidR="0066612E" w:rsidRPr="00791B53">
        <w:rPr>
          <w:rFonts w:ascii="Times New Roman" w:eastAsia="宋体" w:hAnsi="Times New Roman"/>
          <w:sz w:val="28"/>
          <w:szCs w:val="28"/>
        </w:rPr>
        <w:t xml:space="preserve">the necessary </w:t>
      </w:r>
      <w:r w:rsidR="00147335" w:rsidRPr="00791B53">
        <w:rPr>
          <w:rFonts w:ascii="Times New Roman" w:eastAsia="宋体" w:hAnsi="Times New Roman"/>
          <w:sz w:val="28"/>
          <w:szCs w:val="28"/>
        </w:rPr>
        <w:t>data from the server.</w:t>
      </w:r>
    </w:p>
    <w:p w14:paraId="1817AB50" w14:textId="77777777" w:rsidR="00E03070" w:rsidRPr="00791B53" w:rsidRDefault="00E03070" w:rsidP="00E03070">
      <w:pPr>
        <w:keepNext/>
        <w:rPr>
          <w:rFonts w:ascii="Times New Roman" w:eastAsia="宋体" w:hAnsi="Times New Roman"/>
          <w:sz w:val="28"/>
          <w:szCs w:val="28"/>
        </w:rPr>
      </w:pPr>
      <w:r w:rsidRPr="00791B53">
        <w:rPr>
          <w:rFonts w:ascii="Times New Roman" w:eastAsia="宋体" w:hAnsi="Times New Roman"/>
          <w:noProof/>
          <w:sz w:val="28"/>
          <w:szCs w:val="28"/>
        </w:rPr>
        <w:drawing>
          <wp:inline distT="0" distB="0" distL="0" distR="0" wp14:anchorId="15783988" wp14:editId="4043DFE9">
            <wp:extent cx="5265420" cy="2863850"/>
            <wp:effectExtent l="0" t="0" r="0" b="0"/>
            <wp:docPr id="5" name="图片 5"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应用程序, 表格, Excel&#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5420" cy="2863850"/>
                    </a:xfrm>
                    <a:prstGeom prst="rect">
                      <a:avLst/>
                    </a:prstGeom>
                    <a:noFill/>
                    <a:ln>
                      <a:noFill/>
                    </a:ln>
                  </pic:spPr>
                </pic:pic>
              </a:graphicData>
            </a:graphic>
          </wp:inline>
        </w:drawing>
      </w:r>
    </w:p>
    <w:p w14:paraId="5F13CBA4" w14:textId="77777777" w:rsidR="00E03070" w:rsidRPr="00791B53" w:rsidRDefault="00E03070" w:rsidP="00E03070">
      <w:pPr>
        <w:pStyle w:val="ae"/>
        <w:ind w:left="840" w:firstLine="420"/>
        <w:rPr>
          <w:rFonts w:ascii="Times New Roman" w:eastAsia="宋体" w:hAnsi="Times New Roman"/>
          <w:sz w:val="24"/>
          <w:szCs w:val="24"/>
        </w:rPr>
      </w:pPr>
      <w:r w:rsidRPr="00791B53">
        <w:rPr>
          <w:rFonts w:ascii="Times New Roman" w:eastAsia="宋体" w:hAnsi="Times New Roman"/>
          <w:sz w:val="24"/>
          <w:szCs w:val="24"/>
        </w:rPr>
        <w:t>Figure 2: A sample Studio 3T connected to the MongoDB database.</w:t>
      </w:r>
    </w:p>
    <w:p w14:paraId="58FDB50D" w14:textId="77777777" w:rsidR="00E03070" w:rsidRPr="00791B53" w:rsidRDefault="00E03070" w:rsidP="003A0C7B">
      <w:pPr>
        <w:shd w:val="clear" w:color="auto" w:fill="FFFFFF"/>
        <w:rPr>
          <w:rFonts w:ascii="Times New Roman" w:eastAsia="宋体" w:hAnsi="Times New Roman"/>
          <w:sz w:val="28"/>
          <w:szCs w:val="28"/>
        </w:rPr>
      </w:pPr>
    </w:p>
    <w:p w14:paraId="451358D7" w14:textId="76AA73BB" w:rsidR="00A55065" w:rsidRPr="00791B53" w:rsidRDefault="00A948FD" w:rsidP="000D1482">
      <w:pPr>
        <w:rPr>
          <w:rFonts w:ascii="Times New Roman" w:hAnsi="Times New Roman"/>
        </w:rPr>
      </w:pPr>
      <w:r w:rsidRPr="00791B53">
        <w:rPr>
          <w:rFonts w:ascii="Times New Roman" w:eastAsia="宋体" w:hAnsi="Times New Roman"/>
          <w:sz w:val="28"/>
          <w:szCs w:val="28"/>
        </w:rPr>
        <w:t>Besides, we can use the Studio 3T application to check the data inside the MongoDB database, as shown in figure 2.</w:t>
      </w:r>
    </w:p>
    <w:p w14:paraId="471FB219" w14:textId="62951C34" w:rsidR="003C08BB" w:rsidRPr="00791B53" w:rsidRDefault="00B102D1" w:rsidP="000D1482">
      <w:pPr>
        <w:rPr>
          <w:rFonts w:ascii="Times New Roman" w:eastAsia="宋体" w:hAnsi="Times New Roman"/>
          <w:sz w:val="28"/>
          <w:szCs w:val="28"/>
        </w:rPr>
      </w:pPr>
      <w:r w:rsidRPr="00791B53">
        <w:rPr>
          <w:rFonts w:ascii="Times New Roman" w:eastAsia="宋体" w:hAnsi="Times New Roman"/>
          <w:sz w:val="28"/>
          <w:szCs w:val="28"/>
        </w:rPr>
        <w:lastRenderedPageBreak/>
        <w:t xml:space="preserve">We have </w:t>
      </w:r>
      <w:r w:rsidR="00EC4563" w:rsidRPr="00791B53">
        <w:rPr>
          <w:rFonts w:ascii="Times New Roman" w:eastAsia="宋体" w:hAnsi="Times New Roman"/>
          <w:sz w:val="28"/>
          <w:szCs w:val="28"/>
        </w:rPr>
        <w:t>tested</w:t>
      </w:r>
      <w:r w:rsidRPr="00791B53">
        <w:rPr>
          <w:rFonts w:ascii="Times New Roman" w:eastAsia="宋体" w:hAnsi="Times New Roman"/>
          <w:sz w:val="28"/>
          <w:szCs w:val="28"/>
        </w:rPr>
        <w:t xml:space="preserve"> the </w:t>
      </w:r>
      <w:r w:rsidR="00864F65" w:rsidRPr="00791B53">
        <w:rPr>
          <w:rFonts w:ascii="Times New Roman" w:eastAsia="宋体" w:hAnsi="Times New Roman"/>
          <w:sz w:val="28"/>
          <w:szCs w:val="28"/>
        </w:rPr>
        <w:t>send validation code function</w:t>
      </w:r>
      <w:r w:rsidR="00081A08" w:rsidRPr="00791B53">
        <w:rPr>
          <w:rFonts w:ascii="Times New Roman" w:eastAsia="宋体" w:hAnsi="Times New Roman"/>
          <w:sz w:val="28"/>
          <w:szCs w:val="28"/>
        </w:rPr>
        <w:t xml:space="preserve"> by creating a free email address</w:t>
      </w:r>
      <w:r w:rsidR="006F2778" w:rsidRPr="00791B53">
        <w:rPr>
          <w:rFonts w:ascii="Times New Roman" w:eastAsia="宋体" w:hAnsi="Times New Roman"/>
          <w:sz w:val="28"/>
          <w:szCs w:val="28"/>
        </w:rPr>
        <w:t xml:space="preserve"> </w:t>
      </w:r>
      <w:hyperlink r:id="rId10" w:history="1">
        <w:r w:rsidR="006F2778" w:rsidRPr="00791B53">
          <w:rPr>
            <w:rFonts w:ascii="Times New Roman" w:eastAsia="宋体" w:hAnsi="Times New Roman"/>
            <w:sz w:val="28"/>
            <w:szCs w:val="28"/>
          </w:rPr>
          <w:t>schendf@163.com</w:t>
        </w:r>
      </w:hyperlink>
      <w:r w:rsidR="006F2778" w:rsidRPr="00791B53">
        <w:rPr>
          <w:rFonts w:ascii="Times New Roman" w:eastAsia="宋体" w:hAnsi="Times New Roman"/>
          <w:sz w:val="28"/>
          <w:szCs w:val="28"/>
        </w:rPr>
        <w:t xml:space="preserve"> to send validation </w:t>
      </w:r>
      <w:r w:rsidR="00F95D4D" w:rsidRPr="00791B53">
        <w:rPr>
          <w:rFonts w:ascii="Times New Roman" w:eastAsia="宋体" w:hAnsi="Times New Roman"/>
          <w:sz w:val="28"/>
          <w:szCs w:val="28"/>
        </w:rPr>
        <w:t>to the target email address</w:t>
      </w:r>
      <w:r w:rsidR="0063241E" w:rsidRPr="00791B53">
        <w:rPr>
          <w:rFonts w:ascii="Times New Roman" w:eastAsia="宋体" w:hAnsi="Times New Roman"/>
          <w:sz w:val="28"/>
          <w:szCs w:val="28"/>
        </w:rPr>
        <w:t xml:space="preserve"> through</w:t>
      </w:r>
      <w:r w:rsidR="00055F45" w:rsidRPr="00791B53">
        <w:rPr>
          <w:rFonts w:ascii="Times New Roman" w:eastAsia="宋体" w:hAnsi="Times New Roman"/>
          <w:sz w:val="28"/>
          <w:szCs w:val="28"/>
        </w:rPr>
        <w:t xml:space="preserve"> </w:t>
      </w:r>
      <w:r w:rsidR="009D0791" w:rsidRPr="00791B53">
        <w:rPr>
          <w:rFonts w:ascii="Times New Roman" w:eastAsia="宋体" w:hAnsi="Times New Roman"/>
          <w:sz w:val="28"/>
          <w:szCs w:val="28"/>
        </w:rPr>
        <w:t xml:space="preserve">the </w:t>
      </w:r>
      <w:r w:rsidR="00055F45" w:rsidRPr="00791B53">
        <w:rPr>
          <w:rFonts w:ascii="Times New Roman" w:eastAsia="宋体" w:hAnsi="Times New Roman"/>
          <w:sz w:val="28"/>
          <w:szCs w:val="28"/>
        </w:rPr>
        <w:t>SMTP</w:t>
      </w:r>
      <w:r w:rsidR="0063241E" w:rsidRPr="00791B53">
        <w:rPr>
          <w:rFonts w:ascii="Times New Roman" w:eastAsia="宋体" w:hAnsi="Times New Roman"/>
          <w:sz w:val="28"/>
          <w:szCs w:val="28"/>
        </w:rPr>
        <w:t xml:space="preserve"> server</w:t>
      </w:r>
      <w:r w:rsidR="00132145" w:rsidRPr="00791B53">
        <w:rPr>
          <w:rFonts w:ascii="Times New Roman" w:eastAsia="宋体" w:hAnsi="Times New Roman"/>
          <w:sz w:val="28"/>
          <w:szCs w:val="28"/>
        </w:rPr>
        <w:t>:</w:t>
      </w:r>
      <w:r w:rsidR="0063241E" w:rsidRPr="00791B53">
        <w:rPr>
          <w:rFonts w:ascii="Times New Roman" w:eastAsia="宋体" w:hAnsi="Times New Roman"/>
          <w:sz w:val="28"/>
          <w:szCs w:val="28"/>
        </w:rPr>
        <w:t xml:space="preserve"> </w:t>
      </w:r>
      <w:r w:rsidR="00A11028" w:rsidRPr="00791B53">
        <w:rPr>
          <w:rFonts w:ascii="Times New Roman" w:eastAsia="宋体" w:hAnsi="Times New Roman"/>
          <w:sz w:val="28"/>
          <w:szCs w:val="28"/>
        </w:rPr>
        <w:t>smtp.163.com</w:t>
      </w:r>
      <w:r w:rsidR="00F95D4D" w:rsidRPr="00791B53">
        <w:rPr>
          <w:rFonts w:ascii="Times New Roman" w:eastAsia="宋体" w:hAnsi="Times New Roman"/>
          <w:sz w:val="28"/>
          <w:szCs w:val="28"/>
        </w:rPr>
        <w:t>.</w:t>
      </w:r>
    </w:p>
    <w:p w14:paraId="3236038A" w14:textId="77777777" w:rsidR="00456855" w:rsidRPr="00791B53" w:rsidRDefault="00456855" w:rsidP="000D1482">
      <w:pPr>
        <w:rPr>
          <w:rFonts w:ascii="Times New Roman" w:eastAsia="宋体" w:hAnsi="Times New Roman"/>
          <w:sz w:val="28"/>
          <w:szCs w:val="28"/>
        </w:rPr>
      </w:pPr>
    </w:p>
    <w:p w14:paraId="089BE3B6" w14:textId="3215DE3B" w:rsidR="00131153" w:rsidRPr="00791B53" w:rsidRDefault="00ED2092" w:rsidP="00131153">
      <w:pPr>
        <w:pStyle w:val="2"/>
        <w:numPr>
          <w:ilvl w:val="2"/>
          <w:numId w:val="7"/>
        </w:numPr>
        <w:rPr>
          <w:rFonts w:ascii="Times New Roman" w:hAnsi="Times New Roman" w:cs="Times New Roman"/>
          <w:sz w:val="36"/>
          <w:szCs w:val="36"/>
        </w:rPr>
      </w:pPr>
      <w:bookmarkStart w:id="5" w:name="_Toc121436854"/>
      <w:r w:rsidRPr="00791B53">
        <w:rPr>
          <w:rFonts w:ascii="Times New Roman" w:hAnsi="Times New Roman" w:cs="Times New Roman"/>
          <w:sz w:val="36"/>
          <w:szCs w:val="36"/>
        </w:rPr>
        <w:t>Dependenc</w:t>
      </w:r>
      <w:r w:rsidR="00332FEA" w:rsidRPr="00791B53">
        <w:rPr>
          <w:rFonts w:ascii="Times New Roman" w:hAnsi="Times New Roman" w:cs="Times New Roman"/>
          <w:sz w:val="36"/>
          <w:szCs w:val="36"/>
        </w:rPr>
        <w:t>ies</w:t>
      </w:r>
      <w:bookmarkEnd w:id="5"/>
    </w:p>
    <w:p w14:paraId="5D9532CE" w14:textId="23E07EA4" w:rsidR="00376ADA" w:rsidRPr="00791B53" w:rsidRDefault="00DE5D7E" w:rsidP="000D1482">
      <w:pPr>
        <w:rPr>
          <w:rFonts w:ascii="Times New Roman" w:eastAsia="宋体" w:hAnsi="Times New Roman"/>
          <w:sz w:val="28"/>
          <w:szCs w:val="28"/>
        </w:rPr>
      </w:pPr>
      <w:r w:rsidRPr="00791B53">
        <w:rPr>
          <w:rFonts w:ascii="Times New Roman" w:eastAsia="宋体" w:hAnsi="Times New Roman"/>
          <w:color w:val="FF0000"/>
          <w:sz w:val="28"/>
          <w:szCs w:val="28"/>
        </w:rPr>
        <w:t xml:space="preserve">Note: </w:t>
      </w:r>
      <w:r w:rsidR="00344068" w:rsidRPr="00791B53">
        <w:rPr>
          <w:rFonts w:ascii="Times New Roman" w:eastAsia="宋体" w:hAnsi="Times New Roman"/>
          <w:sz w:val="28"/>
          <w:szCs w:val="28"/>
        </w:rPr>
        <w:t xml:space="preserve">Can be found in </w:t>
      </w:r>
      <w:r w:rsidR="00344068" w:rsidRPr="00791B53">
        <w:rPr>
          <w:rFonts w:ascii="Times New Roman" w:eastAsia="宋体" w:hAnsi="Times New Roman"/>
          <w:sz w:val="28"/>
          <w:szCs w:val="28"/>
          <w:u w:val="single"/>
        </w:rPr>
        <w:t>build.gradle</w:t>
      </w:r>
      <w:r w:rsidR="00A46950" w:rsidRPr="00791B53">
        <w:rPr>
          <w:rFonts w:ascii="Times New Roman" w:eastAsia="宋体" w:hAnsi="Times New Roman"/>
          <w:sz w:val="28"/>
          <w:szCs w:val="28"/>
          <w:u w:val="single"/>
        </w:rPr>
        <w:t xml:space="preserve"> </w:t>
      </w:r>
      <w:r w:rsidR="00B55BBC" w:rsidRPr="00791B53">
        <w:rPr>
          <w:rFonts w:ascii="Times New Roman" w:eastAsia="宋体" w:hAnsi="Times New Roman"/>
          <w:sz w:val="28"/>
          <w:szCs w:val="28"/>
          <w:u w:val="single"/>
        </w:rPr>
        <w:t>(Module)</w:t>
      </w:r>
      <w:r w:rsidR="00C069CE" w:rsidRPr="00791B53">
        <w:rPr>
          <w:rFonts w:ascii="Times New Roman" w:eastAsia="宋体" w:hAnsi="Times New Roman"/>
          <w:sz w:val="28"/>
          <w:szCs w:val="28"/>
          <w:u w:val="single"/>
        </w:rPr>
        <w:t>.</w:t>
      </w:r>
    </w:p>
    <w:p w14:paraId="01C3BACC" w14:textId="77777777" w:rsidR="00344068" w:rsidRPr="00791B53" w:rsidRDefault="00344068" w:rsidP="000D1482">
      <w:pPr>
        <w:rPr>
          <w:rFonts w:ascii="Times New Roman" w:eastAsia="宋体" w:hAnsi="Times New Roman"/>
          <w:sz w:val="28"/>
          <w:szCs w:val="28"/>
        </w:rPr>
      </w:pPr>
    </w:p>
    <w:p w14:paraId="58E7B62C" w14:textId="1E6760F2" w:rsidR="009632A2" w:rsidRPr="00791B53" w:rsidRDefault="009632A2" w:rsidP="000D1482">
      <w:pPr>
        <w:rPr>
          <w:rFonts w:ascii="Times New Roman" w:eastAsia="宋体" w:hAnsi="Times New Roman"/>
          <w:b/>
          <w:bCs/>
          <w:sz w:val="28"/>
          <w:szCs w:val="28"/>
        </w:rPr>
      </w:pPr>
      <w:r w:rsidRPr="00791B53">
        <w:rPr>
          <w:rFonts w:ascii="Times New Roman" w:eastAsia="宋体" w:hAnsi="Times New Roman"/>
          <w:b/>
          <w:bCs/>
          <w:sz w:val="28"/>
          <w:szCs w:val="28"/>
        </w:rPr>
        <w:t>What we learn</w:t>
      </w:r>
      <w:r w:rsidR="00272EE5" w:rsidRPr="00791B53">
        <w:rPr>
          <w:rFonts w:ascii="Times New Roman" w:eastAsia="宋体" w:hAnsi="Times New Roman"/>
          <w:b/>
          <w:bCs/>
          <w:sz w:val="28"/>
          <w:szCs w:val="28"/>
        </w:rPr>
        <w:t>ed</w:t>
      </w:r>
      <w:r w:rsidR="00BB2A92" w:rsidRPr="00791B53">
        <w:rPr>
          <w:rFonts w:ascii="Times New Roman" w:eastAsia="宋体" w:hAnsi="Times New Roman"/>
          <w:b/>
          <w:bCs/>
          <w:sz w:val="28"/>
          <w:szCs w:val="28"/>
        </w:rPr>
        <w:t xml:space="preserve"> (br</w:t>
      </w:r>
      <w:r w:rsidR="003C732F" w:rsidRPr="00791B53">
        <w:rPr>
          <w:rFonts w:ascii="Times New Roman" w:eastAsia="宋体" w:hAnsi="Times New Roman"/>
          <w:b/>
          <w:bCs/>
          <w:sz w:val="28"/>
          <w:szCs w:val="28"/>
        </w:rPr>
        <w:t>ie</w:t>
      </w:r>
      <w:r w:rsidR="00BB2A92" w:rsidRPr="00791B53">
        <w:rPr>
          <w:rFonts w:ascii="Times New Roman" w:eastAsia="宋体" w:hAnsi="Times New Roman"/>
          <w:b/>
          <w:bCs/>
          <w:sz w:val="28"/>
          <w:szCs w:val="28"/>
        </w:rPr>
        <w:t>f)</w:t>
      </w:r>
      <w:r w:rsidRPr="00791B53">
        <w:rPr>
          <w:rFonts w:ascii="Times New Roman" w:eastAsia="宋体" w:hAnsi="Times New Roman"/>
          <w:b/>
          <w:bCs/>
          <w:sz w:val="28"/>
          <w:szCs w:val="28"/>
        </w:rPr>
        <w:t>:</w:t>
      </w:r>
    </w:p>
    <w:p w14:paraId="7CB4C350" w14:textId="7BAB5B62" w:rsidR="009632A2" w:rsidRPr="00791B53" w:rsidRDefault="002B2276" w:rsidP="000D1482">
      <w:pPr>
        <w:rPr>
          <w:rFonts w:ascii="Times New Roman" w:eastAsia="宋体" w:hAnsi="Times New Roman"/>
          <w:sz w:val="28"/>
          <w:szCs w:val="28"/>
        </w:rPr>
      </w:pPr>
      <w:r w:rsidRPr="00791B53">
        <w:rPr>
          <w:rFonts w:ascii="Times New Roman" w:eastAsia="宋体" w:hAnsi="Times New Roman"/>
          <w:sz w:val="28"/>
          <w:szCs w:val="28"/>
        </w:rPr>
        <w:t>l</w:t>
      </w:r>
      <w:r w:rsidR="009632A2" w:rsidRPr="00791B53">
        <w:rPr>
          <w:rFonts w:ascii="Times New Roman" w:eastAsia="宋体" w:hAnsi="Times New Roman"/>
          <w:sz w:val="28"/>
          <w:szCs w:val="28"/>
        </w:rPr>
        <w:t>ifecycle, retrofit2, material, navigation-fragment, data</w:t>
      </w:r>
      <w:r w:rsidR="00675E2A" w:rsidRPr="00791B53">
        <w:rPr>
          <w:rFonts w:ascii="Times New Roman" w:eastAsia="宋体" w:hAnsi="Times New Roman"/>
          <w:sz w:val="28"/>
          <w:szCs w:val="28"/>
        </w:rPr>
        <w:t xml:space="preserve"> binding, view binding, recyclerview, constraint</w:t>
      </w:r>
      <w:r w:rsidR="00536DF6" w:rsidRPr="00791B53">
        <w:rPr>
          <w:rFonts w:ascii="Times New Roman" w:eastAsia="宋体" w:hAnsi="Times New Roman"/>
          <w:sz w:val="28"/>
          <w:szCs w:val="28"/>
        </w:rPr>
        <w:t>-L</w:t>
      </w:r>
      <w:r w:rsidR="00675E2A" w:rsidRPr="00791B53">
        <w:rPr>
          <w:rFonts w:ascii="Times New Roman" w:eastAsia="宋体" w:hAnsi="Times New Roman"/>
          <w:sz w:val="28"/>
          <w:szCs w:val="28"/>
        </w:rPr>
        <w:t xml:space="preserve">ayout, </w:t>
      </w:r>
      <w:r w:rsidR="00536DF6" w:rsidRPr="00791B53">
        <w:rPr>
          <w:rFonts w:ascii="Times New Roman" w:eastAsia="宋体" w:hAnsi="Times New Roman"/>
          <w:sz w:val="28"/>
          <w:szCs w:val="28"/>
        </w:rPr>
        <w:t>live-data,</w:t>
      </w:r>
      <w:r w:rsidR="00F46B10" w:rsidRPr="00791B53">
        <w:rPr>
          <w:rFonts w:ascii="Times New Roman" w:eastAsia="宋体" w:hAnsi="Times New Roman"/>
          <w:sz w:val="28"/>
          <w:szCs w:val="28"/>
        </w:rPr>
        <w:t xml:space="preserve"> GridLayout</w:t>
      </w:r>
      <w:r w:rsidR="000633BA" w:rsidRPr="00791B53">
        <w:rPr>
          <w:rFonts w:ascii="Times New Roman" w:eastAsia="宋体" w:hAnsi="Times New Roman"/>
          <w:sz w:val="28"/>
          <w:szCs w:val="28"/>
        </w:rPr>
        <w:t>.</w:t>
      </w:r>
    </w:p>
    <w:p w14:paraId="6BF8224E" w14:textId="77777777" w:rsidR="009632A2" w:rsidRPr="00791B53" w:rsidRDefault="009632A2" w:rsidP="000D1482">
      <w:pPr>
        <w:rPr>
          <w:rFonts w:ascii="Times New Roman" w:eastAsia="宋体" w:hAnsi="Times New Roman"/>
          <w:sz w:val="28"/>
          <w:szCs w:val="28"/>
        </w:rPr>
      </w:pPr>
    </w:p>
    <w:p w14:paraId="6D4979F3" w14:textId="048BCC8A" w:rsidR="009632A2" w:rsidRPr="00791B53" w:rsidRDefault="009632A2" w:rsidP="000D1482">
      <w:pPr>
        <w:rPr>
          <w:rFonts w:ascii="Times New Roman" w:eastAsia="宋体" w:hAnsi="Times New Roman"/>
          <w:b/>
          <w:bCs/>
          <w:sz w:val="28"/>
          <w:szCs w:val="28"/>
        </w:rPr>
      </w:pPr>
      <w:r w:rsidRPr="00791B53">
        <w:rPr>
          <w:rFonts w:ascii="Times New Roman" w:eastAsia="宋体" w:hAnsi="Times New Roman"/>
          <w:b/>
          <w:bCs/>
          <w:sz w:val="28"/>
          <w:szCs w:val="28"/>
        </w:rPr>
        <w:t>What’s new</w:t>
      </w:r>
      <w:r w:rsidR="00B04E6A">
        <w:rPr>
          <w:rFonts w:ascii="Times New Roman" w:eastAsia="宋体" w:hAnsi="Times New Roman"/>
          <w:b/>
          <w:bCs/>
          <w:sz w:val="28"/>
          <w:szCs w:val="28"/>
        </w:rPr>
        <w:t xml:space="preserve"> (function)</w:t>
      </w:r>
      <w:r w:rsidRPr="00791B53">
        <w:rPr>
          <w:rFonts w:ascii="Times New Roman" w:eastAsia="宋体" w:hAnsi="Times New Roman"/>
          <w:b/>
          <w:bCs/>
          <w:sz w:val="28"/>
          <w:szCs w:val="28"/>
        </w:rPr>
        <w:t>:</w:t>
      </w:r>
    </w:p>
    <w:p w14:paraId="42BF50D8" w14:textId="559D3993" w:rsidR="00293640" w:rsidRPr="00791B53" w:rsidRDefault="009632A2" w:rsidP="000D1482">
      <w:pPr>
        <w:rPr>
          <w:rFonts w:ascii="Times New Roman" w:eastAsia="宋体" w:hAnsi="Times New Roman"/>
          <w:sz w:val="28"/>
          <w:szCs w:val="28"/>
        </w:rPr>
      </w:pPr>
      <w:r w:rsidRPr="00791B53">
        <w:rPr>
          <w:rFonts w:ascii="Times New Roman" w:eastAsia="宋体" w:hAnsi="Times New Roman"/>
          <w:sz w:val="28"/>
          <w:szCs w:val="28"/>
        </w:rPr>
        <w:t>Gson</w:t>
      </w:r>
      <w:r w:rsidR="00A84DB8" w:rsidRPr="00791B53">
        <w:rPr>
          <w:rFonts w:ascii="Times New Roman" w:eastAsia="宋体" w:hAnsi="Times New Roman"/>
          <w:sz w:val="28"/>
          <w:szCs w:val="28"/>
        </w:rPr>
        <w:t>: serial</w:t>
      </w:r>
      <w:r w:rsidR="00A442A6" w:rsidRPr="00791B53">
        <w:rPr>
          <w:rFonts w:ascii="Times New Roman" w:eastAsia="宋体" w:hAnsi="Times New Roman"/>
          <w:sz w:val="28"/>
          <w:szCs w:val="28"/>
        </w:rPr>
        <w:t xml:space="preserve">ize </w:t>
      </w:r>
      <w:r w:rsidR="004F09B3" w:rsidRPr="00791B53">
        <w:rPr>
          <w:rFonts w:ascii="Times New Roman" w:eastAsia="宋体" w:hAnsi="Times New Roman"/>
          <w:sz w:val="28"/>
          <w:szCs w:val="28"/>
        </w:rPr>
        <w:t>JSON</w:t>
      </w:r>
      <w:r w:rsidR="00A442A6" w:rsidRPr="00791B53">
        <w:rPr>
          <w:rFonts w:ascii="Times New Roman" w:eastAsia="宋体" w:hAnsi="Times New Roman"/>
          <w:sz w:val="28"/>
          <w:szCs w:val="28"/>
        </w:rPr>
        <w:t xml:space="preserve"> file.</w:t>
      </w:r>
    </w:p>
    <w:p w14:paraId="40C54A3B" w14:textId="72D9E536" w:rsidR="00293640" w:rsidRPr="00791B53" w:rsidRDefault="009632A2" w:rsidP="000D1482">
      <w:pPr>
        <w:rPr>
          <w:rFonts w:ascii="Times New Roman" w:eastAsia="宋体" w:hAnsi="Times New Roman"/>
          <w:sz w:val="28"/>
          <w:szCs w:val="28"/>
        </w:rPr>
      </w:pPr>
      <w:r w:rsidRPr="00791B53">
        <w:rPr>
          <w:rFonts w:ascii="Times New Roman" w:eastAsia="宋体" w:hAnsi="Times New Roman"/>
          <w:sz w:val="28"/>
          <w:szCs w:val="28"/>
        </w:rPr>
        <w:t>Glide</w:t>
      </w:r>
      <w:r w:rsidR="00293640" w:rsidRPr="00791B53">
        <w:rPr>
          <w:rFonts w:ascii="Times New Roman" w:eastAsia="宋体" w:hAnsi="Times New Roman"/>
          <w:sz w:val="28"/>
          <w:szCs w:val="28"/>
        </w:rPr>
        <w:t xml:space="preserve">: load </w:t>
      </w:r>
      <w:r w:rsidR="004F4783" w:rsidRPr="00791B53">
        <w:rPr>
          <w:rFonts w:ascii="Times New Roman" w:eastAsia="宋体" w:hAnsi="Times New Roman"/>
          <w:sz w:val="28"/>
          <w:szCs w:val="28"/>
        </w:rPr>
        <w:t>Uri</w:t>
      </w:r>
      <w:r w:rsidR="00293640" w:rsidRPr="00791B53">
        <w:rPr>
          <w:rFonts w:ascii="Times New Roman" w:eastAsia="宋体" w:hAnsi="Times New Roman"/>
          <w:sz w:val="28"/>
          <w:szCs w:val="28"/>
        </w:rPr>
        <w:t xml:space="preserve"> or </w:t>
      </w:r>
      <w:r w:rsidR="004F4783" w:rsidRPr="00791B53">
        <w:rPr>
          <w:rFonts w:ascii="Times New Roman" w:eastAsia="宋体" w:hAnsi="Times New Roman"/>
          <w:sz w:val="28"/>
          <w:szCs w:val="28"/>
        </w:rPr>
        <w:t>Url</w:t>
      </w:r>
      <w:r w:rsidR="00293640" w:rsidRPr="00791B53">
        <w:rPr>
          <w:rFonts w:ascii="Times New Roman" w:eastAsia="宋体" w:hAnsi="Times New Roman"/>
          <w:sz w:val="28"/>
          <w:szCs w:val="28"/>
        </w:rPr>
        <w:t xml:space="preserve"> image into view</w:t>
      </w:r>
      <w:r w:rsidR="00DB1190" w:rsidRPr="00791B53">
        <w:rPr>
          <w:rFonts w:ascii="Times New Roman" w:eastAsia="宋体" w:hAnsi="Times New Roman"/>
          <w:sz w:val="28"/>
          <w:szCs w:val="28"/>
        </w:rPr>
        <w:t>.</w:t>
      </w:r>
    </w:p>
    <w:p w14:paraId="636345B1" w14:textId="18258CB8" w:rsidR="008B718C" w:rsidRPr="00791B53" w:rsidRDefault="00DB1190" w:rsidP="000D1482">
      <w:pPr>
        <w:rPr>
          <w:rFonts w:ascii="Times New Roman" w:eastAsia="宋体" w:hAnsi="Times New Roman"/>
          <w:sz w:val="28"/>
          <w:szCs w:val="28"/>
        </w:rPr>
      </w:pPr>
      <w:r w:rsidRPr="00791B53">
        <w:rPr>
          <w:rFonts w:ascii="Times New Roman" w:eastAsia="宋体" w:hAnsi="Times New Roman"/>
          <w:sz w:val="28"/>
          <w:szCs w:val="28"/>
        </w:rPr>
        <w:t>B</w:t>
      </w:r>
      <w:r w:rsidR="00536DF6" w:rsidRPr="00791B53">
        <w:rPr>
          <w:rFonts w:ascii="Times New Roman" w:eastAsia="宋体" w:hAnsi="Times New Roman"/>
          <w:sz w:val="28"/>
          <w:szCs w:val="28"/>
        </w:rPr>
        <w:t>ubble-picker</w:t>
      </w:r>
      <w:r w:rsidR="008B718C" w:rsidRPr="00791B53">
        <w:rPr>
          <w:rFonts w:ascii="Times New Roman" w:eastAsia="宋体" w:hAnsi="Times New Roman"/>
          <w:sz w:val="28"/>
          <w:szCs w:val="28"/>
        </w:rPr>
        <w:t xml:space="preserve">: </w:t>
      </w:r>
      <w:r w:rsidR="004870DB" w:rsidRPr="00791B53">
        <w:rPr>
          <w:rFonts w:ascii="Times New Roman" w:eastAsia="宋体" w:hAnsi="Times New Roman"/>
          <w:sz w:val="28"/>
          <w:szCs w:val="28"/>
        </w:rPr>
        <w:t>open-source</w:t>
      </w:r>
      <w:r w:rsidR="008B718C" w:rsidRPr="00791B53">
        <w:rPr>
          <w:rFonts w:ascii="Times New Roman" w:eastAsia="宋体" w:hAnsi="Times New Roman"/>
          <w:sz w:val="28"/>
          <w:szCs w:val="28"/>
        </w:rPr>
        <w:t xml:space="preserve"> project for bubble-like click picker.</w:t>
      </w:r>
    </w:p>
    <w:p w14:paraId="56038F15" w14:textId="45253ADA" w:rsidR="00E07CA0" w:rsidRPr="00791B53" w:rsidRDefault="00E07CA0" w:rsidP="000D1482">
      <w:pPr>
        <w:rPr>
          <w:rFonts w:ascii="Times New Roman" w:eastAsia="宋体" w:hAnsi="Times New Roman"/>
          <w:sz w:val="28"/>
          <w:szCs w:val="28"/>
        </w:rPr>
      </w:pPr>
      <w:r w:rsidRPr="00791B53">
        <w:rPr>
          <w:rFonts w:ascii="Times New Roman" w:eastAsia="宋体" w:hAnsi="Times New Roman"/>
          <w:sz w:val="28"/>
          <w:szCs w:val="28"/>
        </w:rPr>
        <w:t>B</w:t>
      </w:r>
      <w:r w:rsidR="00536DF6" w:rsidRPr="00791B53">
        <w:rPr>
          <w:rFonts w:ascii="Times New Roman" w:eastAsia="宋体" w:hAnsi="Times New Roman"/>
          <w:sz w:val="28"/>
          <w:szCs w:val="28"/>
        </w:rPr>
        <w:t>ubble-view</w:t>
      </w:r>
      <w:r w:rsidRPr="00791B53">
        <w:rPr>
          <w:rFonts w:ascii="Times New Roman" w:eastAsia="宋体" w:hAnsi="Times New Roman"/>
          <w:sz w:val="28"/>
          <w:szCs w:val="28"/>
        </w:rPr>
        <w:t>: for communication bubble</w:t>
      </w:r>
      <w:r w:rsidR="00100FDF" w:rsidRPr="00791B53">
        <w:rPr>
          <w:rFonts w:ascii="Times New Roman" w:eastAsia="宋体" w:hAnsi="Times New Roman"/>
          <w:sz w:val="28"/>
          <w:szCs w:val="28"/>
        </w:rPr>
        <w:t>-like view</w:t>
      </w:r>
      <w:r w:rsidR="002B6FA3" w:rsidRPr="00791B53">
        <w:rPr>
          <w:rFonts w:ascii="Times New Roman" w:eastAsia="宋体" w:hAnsi="Times New Roman"/>
          <w:sz w:val="28"/>
          <w:szCs w:val="28"/>
        </w:rPr>
        <w:t>.</w:t>
      </w:r>
    </w:p>
    <w:p w14:paraId="2D616112" w14:textId="2E48DB21" w:rsidR="00AE781E" w:rsidRPr="00791B53" w:rsidRDefault="00001946" w:rsidP="000D1482">
      <w:pPr>
        <w:rPr>
          <w:rFonts w:ascii="Times New Roman" w:eastAsia="宋体" w:hAnsi="Times New Roman"/>
          <w:sz w:val="28"/>
          <w:szCs w:val="28"/>
        </w:rPr>
      </w:pPr>
      <w:r w:rsidRPr="00791B53">
        <w:rPr>
          <w:rFonts w:ascii="Times New Roman" w:eastAsia="宋体" w:hAnsi="Times New Roman"/>
          <w:sz w:val="28"/>
          <w:szCs w:val="28"/>
        </w:rPr>
        <w:t>NestedScrollView</w:t>
      </w:r>
      <w:r w:rsidR="00AE781E" w:rsidRPr="00791B53">
        <w:rPr>
          <w:rFonts w:ascii="Times New Roman" w:eastAsia="宋体" w:hAnsi="Times New Roman"/>
          <w:sz w:val="28"/>
          <w:szCs w:val="28"/>
        </w:rPr>
        <w:t xml:space="preserve">: for a scrollable view with multiple </w:t>
      </w:r>
      <w:r w:rsidR="002E31A1" w:rsidRPr="00791B53">
        <w:rPr>
          <w:rFonts w:ascii="Times New Roman" w:eastAsia="宋体" w:hAnsi="Times New Roman"/>
          <w:sz w:val="28"/>
          <w:szCs w:val="28"/>
        </w:rPr>
        <w:t>recyclerview.</w:t>
      </w:r>
    </w:p>
    <w:p w14:paraId="025BFDA5" w14:textId="690908A8" w:rsidR="00AC4631" w:rsidRPr="00791B53" w:rsidRDefault="00001946" w:rsidP="000D1482">
      <w:pPr>
        <w:rPr>
          <w:rFonts w:ascii="Times New Roman" w:eastAsia="宋体" w:hAnsi="Times New Roman"/>
          <w:sz w:val="28"/>
          <w:szCs w:val="28"/>
        </w:rPr>
      </w:pPr>
      <w:r w:rsidRPr="00791B53">
        <w:rPr>
          <w:rFonts w:ascii="Times New Roman" w:eastAsia="宋体" w:hAnsi="Times New Roman"/>
          <w:sz w:val="28"/>
          <w:szCs w:val="28"/>
        </w:rPr>
        <w:t>SwipeRefreshLayout</w:t>
      </w:r>
      <w:r w:rsidR="00AC4631" w:rsidRPr="00791B53">
        <w:rPr>
          <w:rFonts w:ascii="Times New Roman" w:eastAsia="宋体" w:hAnsi="Times New Roman"/>
          <w:sz w:val="28"/>
          <w:szCs w:val="28"/>
        </w:rPr>
        <w:t>: for sliding down to</w:t>
      </w:r>
      <w:r w:rsidR="00800DBB" w:rsidRPr="00791B53">
        <w:rPr>
          <w:rFonts w:ascii="Times New Roman" w:eastAsia="宋体" w:hAnsi="Times New Roman"/>
          <w:sz w:val="28"/>
          <w:szCs w:val="28"/>
        </w:rPr>
        <w:t xml:space="preserve"> </w:t>
      </w:r>
      <w:r w:rsidR="00AC4631" w:rsidRPr="00791B53">
        <w:rPr>
          <w:rFonts w:ascii="Times New Roman" w:eastAsia="宋体" w:hAnsi="Times New Roman"/>
          <w:sz w:val="28"/>
          <w:szCs w:val="28"/>
        </w:rPr>
        <w:t>refresh</w:t>
      </w:r>
    </w:p>
    <w:p w14:paraId="025C54CA" w14:textId="4948D4CE" w:rsidR="00376ADA" w:rsidRDefault="007C35F8" w:rsidP="000D1482">
      <w:pPr>
        <w:rPr>
          <w:rFonts w:ascii="Times New Roman" w:eastAsia="宋体" w:hAnsi="Times New Roman"/>
          <w:sz w:val="28"/>
          <w:szCs w:val="28"/>
        </w:rPr>
      </w:pPr>
      <w:r w:rsidRPr="00791B53">
        <w:rPr>
          <w:rFonts w:ascii="Times New Roman" w:eastAsia="宋体" w:hAnsi="Times New Roman"/>
          <w:sz w:val="28"/>
          <w:szCs w:val="28"/>
        </w:rPr>
        <w:t>CircleImageView</w:t>
      </w:r>
      <w:r w:rsidR="001F37C1" w:rsidRPr="00791B53">
        <w:rPr>
          <w:rFonts w:ascii="Times New Roman" w:eastAsia="宋体" w:hAnsi="Times New Roman"/>
          <w:sz w:val="28"/>
          <w:szCs w:val="28"/>
        </w:rPr>
        <w:t>: for a circle head portrait.</w:t>
      </w:r>
    </w:p>
    <w:p w14:paraId="58AE8471" w14:textId="77777777" w:rsidR="00AD2EB0" w:rsidRPr="00791B53" w:rsidRDefault="00AD2EB0" w:rsidP="000D1482">
      <w:pPr>
        <w:rPr>
          <w:rFonts w:ascii="Times New Roman" w:eastAsia="宋体" w:hAnsi="Times New Roman"/>
          <w:sz w:val="28"/>
          <w:szCs w:val="28"/>
        </w:rPr>
      </w:pPr>
    </w:p>
    <w:p w14:paraId="6C148E0C" w14:textId="77777777" w:rsidR="00176959" w:rsidRPr="00791B53" w:rsidRDefault="00176959" w:rsidP="00131153">
      <w:pPr>
        <w:pStyle w:val="2"/>
        <w:numPr>
          <w:ilvl w:val="1"/>
          <w:numId w:val="7"/>
        </w:numPr>
        <w:rPr>
          <w:rFonts w:ascii="Times New Roman" w:hAnsi="Times New Roman" w:cs="Times New Roman"/>
          <w:sz w:val="36"/>
          <w:szCs w:val="36"/>
        </w:rPr>
      </w:pPr>
      <w:bookmarkStart w:id="6" w:name="_Toc121436855"/>
      <w:r w:rsidRPr="00791B53">
        <w:rPr>
          <w:rFonts w:ascii="Times New Roman" w:hAnsi="Times New Roman" w:cs="Times New Roman"/>
          <w:sz w:val="36"/>
          <w:szCs w:val="36"/>
        </w:rPr>
        <w:lastRenderedPageBreak/>
        <w:t>Design</w:t>
      </w:r>
      <w:bookmarkEnd w:id="6"/>
    </w:p>
    <w:p w14:paraId="1E87AAE6" w14:textId="4AD934A1" w:rsidR="00D603EF" w:rsidRPr="00791B53" w:rsidRDefault="00D603EF" w:rsidP="00D603EF">
      <w:pPr>
        <w:shd w:val="clear" w:color="auto" w:fill="FFFFFF"/>
        <w:outlineLvl w:val="3"/>
        <w:rPr>
          <w:rFonts w:ascii="Times New Roman" w:eastAsia="宋体" w:hAnsi="Times New Roman"/>
          <w:b/>
          <w:bCs/>
          <w:color w:val="8EAADB" w:themeColor="accent1" w:themeTint="99"/>
        </w:rPr>
      </w:pPr>
      <w:r w:rsidRPr="00791B53">
        <w:rPr>
          <w:rFonts w:ascii="Times New Roman" w:eastAsia="宋体" w:hAnsi="Times New Roman"/>
          <w:b/>
          <w:bCs/>
          <w:color w:val="8EAADB" w:themeColor="accent1" w:themeTint="99"/>
        </w:rPr>
        <w:t xml:space="preserve">This part mainly </w:t>
      </w:r>
      <w:r w:rsidR="00094799" w:rsidRPr="00791B53">
        <w:rPr>
          <w:rFonts w:ascii="Times New Roman" w:eastAsia="宋体" w:hAnsi="Times New Roman"/>
          <w:b/>
          <w:bCs/>
          <w:color w:val="8EAADB" w:themeColor="accent1" w:themeTint="99"/>
        </w:rPr>
        <w:t>illustrates</w:t>
      </w:r>
      <w:r w:rsidRPr="00791B53">
        <w:rPr>
          <w:rFonts w:ascii="Times New Roman" w:eastAsia="宋体" w:hAnsi="Times New Roman"/>
          <w:b/>
          <w:bCs/>
          <w:color w:val="8EAADB" w:themeColor="accent1" w:themeTint="99"/>
        </w:rPr>
        <w:t xml:space="preserve"> </w:t>
      </w:r>
      <w:r w:rsidR="0046793E" w:rsidRPr="00791B53">
        <w:rPr>
          <w:rFonts w:ascii="Times New Roman" w:eastAsia="宋体" w:hAnsi="Times New Roman"/>
          <w:b/>
          <w:bCs/>
          <w:color w:val="8EAADB" w:themeColor="accent1" w:themeTint="99"/>
        </w:rPr>
        <w:t xml:space="preserve">the </w:t>
      </w:r>
      <w:r w:rsidR="00B77F0E" w:rsidRPr="00791B53">
        <w:rPr>
          <w:rFonts w:ascii="Times New Roman" w:eastAsia="宋体" w:hAnsi="Times New Roman"/>
          <w:b/>
          <w:bCs/>
          <w:color w:val="8EAADB" w:themeColor="accent1" w:themeTint="99"/>
        </w:rPr>
        <w:t xml:space="preserve">final detailed design. </w:t>
      </w:r>
      <w:r w:rsidR="00B47806" w:rsidRPr="00791B53">
        <w:rPr>
          <w:rFonts w:ascii="Times New Roman" w:eastAsia="宋体" w:hAnsi="Times New Roman"/>
          <w:b/>
          <w:bCs/>
          <w:color w:val="8EAADB" w:themeColor="accent1" w:themeTint="99"/>
        </w:rPr>
        <w:t xml:space="preserve">It is different from the proposal version since we </w:t>
      </w:r>
      <w:r w:rsidR="00C405D7" w:rsidRPr="00791B53">
        <w:rPr>
          <w:rFonts w:ascii="Times New Roman" w:eastAsia="宋体" w:hAnsi="Times New Roman"/>
          <w:b/>
          <w:bCs/>
          <w:color w:val="8EAADB" w:themeColor="accent1" w:themeTint="99"/>
        </w:rPr>
        <w:t xml:space="preserve">found a lot </w:t>
      </w:r>
      <w:r w:rsidR="004F09B3" w:rsidRPr="00791B53">
        <w:rPr>
          <w:rFonts w:ascii="Times New Roman" w:eastAsia="宋体" w:hAnsi="Times New Roman"/>
          <w:b/>
          <w:bCs/>
          <w:color w:val="8EAADB" w:themeColor="accent1" w:themeTint="99"/>
        </w:rPr>
        <w:t xml:space="preserve">of </w:t>
      </w:r>
      <w:r w:rsidR="00C405D7" w:rsidRPr="00791B53">
        <w:rPr>
          <w:rFonts w:ascii="Times New Roman" w:eastAsia="宋体" w:hAnsi="Times New Roman"/>
          <w:b/>
          <w:bCs/>
          <w:color w:val="8EAADB" w:themeColor="accent1" w:themeTint="99"/>
        </w:rPr>
        <w:t xml:space="preserve">bugs in </w:t>
      </w:r>
      <w:r w:rsidR="00446CA9" w:rsidRPr="00791B53">
        <w:rPr>
          <w:rFonts w:ascii="Times New Roman" w:eastAsia="宋体" w:hAnsi="Times New Roman"/>
          <w:b/>
          <w:bCs/>
          <w:color w:val="8EAADB" w:themeColor="accent1" w:themeTint="99"/>
        </w:rPr>
        <w:t xml:space="preserve">the </w:t>
      </w:r>
      <w:r w:rsidR="00C405D7" w:rsidRPr="00791B53">
        <w:rPr>
          <w:rFonts w:ascii="Times New Roman" w:eastAsia="宋体" w:hAnsi="Times New Roman"/>
          <w:b/>
          <w:bCs/>
          <w:color w:val="8EAADB" w:themeColor="accent1" w:themeTint="99"/>
        </w:rPr>
        <w:t>earlier version.</w:t>
      </w:r>
    </w:p>
    <w:p w14:paraId="28B3A489" w14:textId="431E2E85" w:rsidR="00B102D1" w:rsidRPr="00791B53" w:rsidRDefault="00B102D1" w:rsidP="000D1482">
      <w:pPr>
        <w:rPr>
          <w:rFonts w:ascii="Times New Roman" w:hAnsi="Times New Roman"/>
        </w:rPr>
      </w:pPr>
    </w:p>
    <w:p w14:paraId="22279044" w14:textId="21CF42A0" w:rsidR="006713CC" w:rsidRPr="00791B53" w:rsidRDefault="00406D97" w:rsidP="00131153">
      <w:pPr>
        <w:pStyle w:val="2"/>
        <w:numPr>
          <w:ilvl w:val="2"/>
          <w:numId w:val="7"/>
        </w:numPr>
        <w:rPr>
          <w:rFonts w:ascii="Times New Roman" w:hAnsi="Times New Roman" w:cs="Times New Roman"/>
          <w:color w:val="2A2B2E"/>
          <w:sz w:val="32"/>
          <w:szCs w:val="32"/>
        </w:rPr>
      </w:pPr>
      <w:bookmarkStart w:id="7" w:name="_Server_data_specification"/>
      <w:bookmarkStart w:id="8" w:name="_Toc121436856"/>
      <w:bookmarkEnd w:id="7"/>
      <w:r w:rsidRPr="00791B53">
        <w:rPr>
          <w:rFonts w:ascii="Times New Roman" w:hAnsi="Times New Roman" w:cs="Times New Roman"/>
          <w:sz w:val="32"/>
          <w:szCs w:val="32"/>
        </w:rPr>
        <w:t>Server data specification</w:t>
      </w:r>
      <w:r w:rsidR="00E87742" w:rsidRPr="00791B53">
        <w:rPr>
          <w:rFonts w:ascii="Times New Roman" w:hAnsi="Times New Roman" w:cs="Times New Roman"/>
          <w:sz w:val="32"/>
          <w:szCs w:val="32"/>
        </w:rPr>
        <w:t xml:space="preserve"> (MongoDB)</w:t>
      </w:r>
      <w:bookmarkEnd w:id="8"/>
    </w:p>
    <w:p w14:paraId="59B0913B" w14:textId="77777777" w:rsidR="001C3E06" w:rsidRPr="00791B53" w:rsidRDefault="001C3E06" w:rsidP="00E81385">
      <w:pPr>
        <w:shd w:val="clear" w:color="auto" w:fill="FFFFFF"/>
        <w:outlineLvl w:val="3"/>
        <w:rPr>
          <w:rFonts w:ascii="Times New Roman" w:eastAsia="宋体" w:hAnsi="Times New Roman"/>
          <w:b/>
          <w:bCs/>
          <w:color w:val="2A2B2E"/>
          <w:sz w:val="36"/>
          <w:szCs w:val="36"/>
        </w:rPr>
      </w:pPr>
    </w:p>
    <w:p w14:paraId="7A3F26F6" w14:textId="3E3BA322" w:rsidR="00EA1A3B" w:rsidRPr="00791B53" w:rsidRDefault="009173EB" w:rsidP="00AA2B67">
      <w:pPr>
        <w:shd w:val="clear" w:color="auto" w:fill="FFFFFF"/>
        <w:outlineLvl w:val="3"/>
        <w:rPr>
          <w:rFonts w:ascii="Times New Roman" w:eastAsia="宋体" w:hAnsi="Times New Roman"/>
          <w:b/>
          <w:bCs/>
          <w:color w:val="8EAADB" w:themeColor="accent1" w:themeTint="99"/>
          <w:sz w:val="28"/>
          <w:szCs w:val="28"/>
        </w:rPr>
      </w:pPr>
      <w:r w:rsidRPr="00791B53">
        <w:rPr>
          <w:rFonts w:ascii="Times New Roman" w:eastAsia="宋体" w:hAnsi="Times New Roman"/>
          <w:b/>
          <w:bCs/>
          <w:color w:val="8EAADB" w:themeColor="accent1" w:themeTint="99"/>
          <w:sz w:val="28"/>
          <w:szCs w:val="28"/>
        </w:rPr>
        <w:t xml:space="preserve">This server table stores the basic </w:t>
      </w:r>
      <w:r w:rsidR="002C393D" w:rsidRPr="00791B53">
        <w:rPr>
          <w:rFonts w:ascii="Times New Roman" w:eastAsia="宋体" w:hAnsi="Times New Roman"/>
          <w:b/>
          <w:bCs/>
          <w:color w:val="8EAADB" w:themeColor="accent1" w:themeTint="99"/>
          <w:sz w:val="28"/>
          <w:szCs w:val="28"/>
        </w:rPr>
        <w:t>information of application users.</w:t>
      </w:r>
    </w:p>
    <w:tbl>
      <w:tblPr>
        <w:tblStyle w:val="a4"/>
        <w:tblW w:w="0" w:type="auto"/>
        <w:tblLook w:val="04A0" w:firstRow="1" w:lastRow="0" w:firstColumn="1" w:lastColumn="0" w:noHBand="0" w:noVBand="1"/>
      </w:tblPr>
      <w:tblGrid>
        <w:gridCol w:w="2012"/>
        <w:gridCol w:w="1102"/>
        <w:gridCol w:w="3685"/>
        <w:gridCol w:w="1497"/>
      </w:tblGrid>
      <w:tr w:rsidR="00B36D31" w:rsidRPr="00791B53" w14:paraId="1573BC86" w14:textId="77777777" w:rsidTr="00422E1E">
        <w:trPr>
          <w:cantSplit/>
        </w:trPr>
        <w:tc>
          <w:tcPr>
            <w:tcW w:w="8296" w:type="dxa"/>
            <w:gridSpan w:val="4"/>
            <w:vAlign w:val="center"/>
          </w:tcPr>
          <w:p w14:paraId="3294E721" w14:textId="2542B9E4" w:rsidR="00B36D31" w:rsidRPr="00791B53" w:rsidRDefault="00B36D31" w:rsidP="00D76397">
            <w:pPr>
              <w:jc w:val="center"/>
              <w:outlineLvl w:val="3"/>
              <w:rPr>
                <w:rFonts w:ascii="Times New Roman" w:eastAsia="宋体" w:hAnsi="Times New Roman"/>
                <w:b/>
                <w:bCs/>
                <w:sz w:val="26"/>
                <w:szCs w:val="26"/>
              </w:rPr>
            </w:pPr>
            <w:proofErr w:type="spellStart"/>
            <w:r w:rsidRPr="00791B53">
              <w:rPr>
                <w:rFonts w:ascii="Times New Roman" w:eastAsia="宋体" w:hAnsi="Times New Roman"/>
                <w:b/>
                <w:bCs/>
                <w:sz w:val="36"/>
                <w:szCs w:val="36"/>
              </w:rPr>
              <w:t>UserInfo</w:t>
            </w:r>
            <w:r w:rsidR="002E390C" w:rsidRPr="00791B53">
              <w:rPr>
                <w:rFonts w:ascii="Times New Roman" w:eastAsia="宋体" w:hAnsi="Times New Roman"/>
                <w:b/>
                <w:bCs/>
                <w:sz w:val="36"/>
                <w:szCs w:val="36"/>
              </w:rPr>
              <w:t>s</w:t>
            </w:r>
            <w:proofErr w:type="spellEnd"/>
          </w:p>
        </w:tc>
      </w:tr>
      <w:tr w:rsidR="00B36D31" w:rsidRPr="00791B53" w14:paraId="4A33C429" w14:textId="77777777" w:rsidTr="00422E1E">
        <w:trPr>
          <w:cantSplit/>
        </w:trPr>
        <w:tc>
          <w:tcPr>
            <w:tcW w:w="2012" w:type="dxa"/>
            <w:vAlign w:val="center"/>
          </w:tcPr>
          <w:p w14:paraId="14142ADD" w14:textId="77777777" w:rsidR="00B36D31" w:rsidRPr="00791B53" w:rsidRDefault="00B36D31" w:rsidP="009A5779">
            <w:pPr>
              <w:outlineLvl w:val="3"/>
              <w:rPr>
                <w:rFonts w:ascii="Times New Roman" w:eastAsia="宋体" w:hAnsi="Times New Roman"/>
                <w:b/>
                <w:bCs/>
              </w:rPr>
            </w:pPr>
            <w:r w:rsidRPr="00791B53">
              <w:rPr>
                <w:rFonts w:ascii="Times New Roman" w:eastAsia="宋体" w:hAnsi="Times New Roman"/>
                <w:b/>
                <w:bCs/>
              </w:rPr>
              <w:t>Field</w:t>
            </w:r>
          </w:p>
        </w:tc>
        <w:tc>
          <w:tcPr>
            <w:tcW w:w="1102" w:type="dxa"/>
            <w:vAlign w:val="center"/>
          </w:tcPr>
          <w:p w14:paraId="64BD0D04" w14:textId="77777777" w:rsidR="00B36D31" w:rsidRPr="00791B53" w:rsidRDefault="00B36D31" w:rsidP="009A5779">
            <w:pPr>
              <w:outlineLvl w:val="3"/>
              <w:rPr>
                <w:rFonts w:ascii="Times New Roman" w:eastAsia="宋体" w:hAnsi="Times New Roman"/>
                <w:b/>
                <w:bCs/>
              </w:rPr>
            </w:pPr>
            <w:r w:rsidRPr="00791B53">
              <w:rPr>
                <w:rFonts w:ascii="Times New Roman" w:eastAsia="宋体" w:hAnsi="Times New Roman"/>
                <w:b/>
                <w:bCs/>
              </w:rPr>
              <w:t>Format</w:t>
            </w:r>
          </w:p>
        </w:tc>
        <w:tc>
          <w:tcPr>
            <w:tcW w:w="3685" w:type="dxa"/>
            <w:vAlign w:val="center"/>
          </w:tcPr>
          <w:p w14:paraId="43A93D27" w14:textId="77777777" w:rsidR="00B36D31" w:rsidRPr="00791B53" w:rsidRDefault="00B36D31" w:rsidP="009A5779">
            <w:pPr>
              <w:outlineLvl w:val="3"/>
              <w:rPr>
                <w:rFonts w:ascii="Times New Roman" w:eastAsia="宋体" w:hAnsi="Times New Roman"/>
                <w:b/>
                <w:bCs/>
              </w:rPr>
            </w:pPr>
            <w:r w:rsidRPr="00791B53">
              <w:rPr>
                <w:rFonts w:ascii="Times New Roman" w:eastAsia="宋体" w:hAnsi="Times New Roman"/>
                <w:b/>
                <w:bCs/>
              </w:rPr>
              <w:t>Detail</w:t>
            </w:r>
          </w:p>
        </w:tc>
        <w:tc>
          <w:tcPr>
            <w:tcW w:w="1497" w:type="dxa"/>
            <w:vAlign w:val="center"/>
          </w:tcPr>
          <w:p w14:paraId="4E9BCDD2" w14:textId="77777777" w:rsidR="00B36D31" w:rsidRPr="00791B53" w:rsidRDefault="00B36D31" w:rsidP="009A5779">
            <w:pPr>
              <w:outlineLvl w:val="3"/>
              <w:rPr>
                <w:rFonts w:ascii="Times New Roman" w:eastAsia="宋体" w:hAnsi="Times New Roman"/>
                <w:b/>
                <w:bCs/>
              </w:rPr>
            </w:pPr>
            <w:r w:rsidRPr="00791B53">
              <w:rPr>
                <w:rFonts w:ascii="Times New Roman" w:eastAsia="宋体" w:hAnsi="Times New Roman"/>
                <w:b/>
                <w:bCs/>
              </w:rPr>
              <w:t>Source</w:t>
            </w:r>
          </w:p>
        </w:tc>
      </w:tr>
      <w:tr w:rsidR="00B36D31" w:rsidRPr="00791B53" w14:paraId="65B758F4" w14:textId="77777777" w:rsidTr="00E6354C">
        <w:trPr>
          <w:cantSplit/>
        </w:trPr>
        <w:tc>
          <w:tcPr>
            <w:tcW w:w="2012" w:type="dxa"/>
            <w:vAlign w:val="center"/>
          </w:tcPr>
          <w:p w14:paraId="0BCE49FF" w14:textId="77777777" w:rsidR="00B36D31" w:rsidRPr="00791B53" w:rsidRDefault="00B36D31" w:rsidP="00FA5F58">
            <w:pPr>
              <w:outlineLvl w:val="3"/>
              <w:rPr>
                <w:rFonts w:ascii="Times New Roman" w:eastAsia="宋体" w:hAnsi="Times New Roman"/>
              </w:rPr>
            </w:pPr>
            <w:r w:rsidRPr="00791B53">
              <w:rPr>
                <w:rFonts w:ascii="Times New Roman" w:eastAsia="宋体" w:hAnsi="Times New Roman"/>
              </w:rPr>
              <w:t>CreateTime</w:t>
            </w:r>
          </w:p>
        </w:tc>
        <w:tc>
          <w:tcPr>
            <w:tcW w:w="1102" w:type="dxa"/>
            <w:vAlign w:val="center"/>
          </w:tcPr>
          <w:p w14:paraId="03F98479" w14:textId="77777777" w:rsidR="00B36D31" w:rsidRPr="00791B53" w:rsidRDefault="00B36D31" w:rsidP="00FA5F58">
            <w:pPr>
              <w:outlineLvl w:val="3"/>
              <w:rPr>
                <w:rFonts w:ascii="Times New Roman" w:eastAsia="宋体" w:hAnsi="Times New Roman"/>
              </w:rPr>
            </w:pPr>
            <w:r w:rsidRPr="00791B53">
              <w:rPr>
                <w:rFonts w:ascii="Times New Roman" w:eastAsia="宋体" w:hAnsi="Times New Roman"/>
              </w:rPr>
              <w:t>date</w:t>
            </w:r>
          </w:p>
        </w:tc>
        <w:tc>
          <w:tcPr>
            <w:tcW w:w="3685" w:type="dxa"/>
            <w:vAlign w:val="center"/>
          </w:tcPr>
          <w:p w14:paraId="165BB85A" w14:textId="77777777" w:rsidR="00B36D31" w:rsidRPr="00791B53" w:rsidRDefault="00B36D31" w:rsidP="00FA5F58">
            <w:pPr>
              <w:outlineLvl w:val="3"/>
              <w:rPr>
                <w:rFonts w:ascii="Times New Roman" w:eastAsia="宋体" w:hAnsi="Times New Roman"/>
              </w:rPr>
            </w:pPr>
            <w:r w:rsidRPr="00791B53">
              <w:rPr>
                <w:rFonts w:ascii="Times New Roman" w:eastAsia="宋体" w:hAnsi="Times New Roman"/>
              </w:rPr>
              <w:t>Last create time</w:t>
            </w:r>
          </w:p>
        </w:tc>
        <w:tc>
          <w:tcPr>
            <w:tcW w:w="1497" w:type="dxa"/>
            <w:vMerge w:val="restart"/>
            <w:vAlign w:val="center"/>
          </w:tcPr>
          <w:p w14:paraId="57BC167B" w14:textId="3A9675E7" w:rsidR="00B36D31" w:rsidRPr="00791B53" w:rsidRDefault="00371AA6" w:rsidP="00E6354C">
            <w:pPr>
              <w:jc w:val="center"/>
              <w:outlineLvl w:val="3"/>
              <w:rPr>
                <w:rFonts w:ascii="Times New Roman" w:eastAsia="宋体" w:hAnsi="Times New Roman"/>
              </w:rPr>
            </w:pPr>
            <w:r w:rsidRPr="00791B53">
              <w:rPr>
                <w:rFonts w:ascii="Times New Roman" w:eastAsia="宋体" w:hAnsi="Times New Roman"/>
              </w:rPr>
              <w:t xml:space="preserve">Server </w:t>
            </w:r>
            <w:r w:rsidR="009D0791" w:rsidRPr="00791B53">
              <w:rPr>
                <w:rFonts w:ascii="Times New Roman" w:eastAsia="宋体" w:hAnsi="Times New Roman"/>
              </w:rPr>
              <w:t>auto-generated</w:t>
            </w:r>
          </w:p>
        </w:tc>
      </w:tr>
      <w:tr w:rsidR="00B36D31" w:rsidRPr="00791B53" w14:paraId="272AF20C" w14:textId="77777777" w:rsidTr="00E6354C">
        <w:trPr>
          <w:cantSplit/>
        </w:trPr>
        <w:tc>
          <w:tcPr>
            <w:tcW w:w="2012" w:type="dxa"/>
            <w:vAlign w:val="center"/>
          </w:tcPr>
          <w:p w14:paraId="45DC748A" w14:textId="77777777" w:rsidR="00B36D31" w:rsidRPr="00791B53" w:rsidRDefault="00B36D31" w:rsidP="00FA5F58">
            <w:pPr>
              <w:outlineLvl w:val="3"/>
              <w:rPr>
                <w:rFonts w:ascii="Times New Roman" w:eastAsia="宋体" w:hAnsi="Times New Roman"/>
              </w:rPr>
            </w:pPr>
            <w:proofErr w:type="spellStart"/>
            <w:r w:rsidRPr="00791B53">
              <w:rPr>
                <w:rFonts w:ascii="Times New Roman" w:eastAsia="宋体" w:hAnsi="Times New Roman"/>
              </w:rPr>
              <w:t>UpdateTime</w:t>
            </w:r>
            <w:proofErr w:type="spellEnd"/>
          </w:p>
        </w:tc>
        <w:tc>
          <w:tcPr>
            <w:tcW w:w="1102" w:type="dxa"/>
            <w:vAlign w:val="center"/>
          </w:tcPr>
          <w:p w14:paraId="356F9B30" w14:textId="77777777" w:rsidR="00B36D31" w:rsidRPr="00791B53" w:rsidRDefault="00B36D31" w:rsidP="00FA5F58">
            <w:pPr>
              <w:outlineLvl w:val="3"/>
              <w:rPr>
                <w:rFonts w:ascii="Times New Roman" w:eastAsia="宋体" w:hAnsi="Times New Roman"/>
              </w:rPr>
            </w:pPr>
            <w:r w:rsidRPr="00791B53">
              <w:rPr>
                <w:rFonts w:ascii="Times New Roman" w:eastAsia="宋体" w:hAnsi="Times New Roman"/>
              </w:rPr>
              <w:t>date</w:t>
            </w:r>
          </w:p>
        </w:tc>
        <w:tc>
          <w:tcPr>
            <w:tcW w:w="3685" w:type="dxa"/>
            <w:vAlign w:val="center"/>
          </w:tcPr>
          <w:p w14:paraId="15A15E1A" w14:textId="77777777" w:rsidR="00B36D31" w:rsidRPr="00791B53" w:rsidRDefault="00B36D31" w:rsidP="00FA5F58">
            <w:pPr>
              <w:outlineLvl w:val="3"/>
              <w:rPr>
                <w:rFonts w:ascii="Times New Roman" w:eastAsia="宋体" w:hAnsi="Times New Roman"/>
              </w:rPr>
            </w:pPr>
            <w:r w:rsidRPr="00791B53">
              <w:rPr>
                <w:rFonts w:ascii="Times New Roman" w:eastAsia="宋体" w:hAnsi="Times New Roman"/>
              </w:rPr>
              <w:t>Last update time</w:t>
            </w:r>
          </w:p>
        </w:tc>
        <w:tc>
          <w:tcPr>
            <w:tcW w:w="1497" w:type="dxa"/>
            <w:vMerge/>
            <w:vAlign w:val="center"/>
          </w:tcPr>
          <w:p w14:paraId="6AA3C0DE" w14:textId="77777777" w:rsidR="00B36D31" w:rsidRPr="00791B53" w:rsidRDefault="00B36D31" w:rsidP="00E6354C">
            <w:pPr>
              <w:jc w:val="center"/>
              <w:outlineLvl w:val="3"/>
              <w:rPr>
                <w:rFonts w:ascii="Times New Roman" w:eastAsia="宋体" w:hAnsi="Times New Roman"/>
              </w:rPr>
            </w:pPr>
          </w:p>
        </w:tc>
      </w:tr>
      <w:tr w:rsidR="00E10882" w:rsidRPr="00791B53" w14:paraId="5D1FD3BE" w14:textId="77777777" w:rsidTr="00E6354C">
        <w:trPr>
          <w:cantSplit/>
        </w:trPr>
        <w:tc>
          <w:tcPr>
            <w:tcW w:w="2012" w:type="dxa"/>
            <w:vAlign w:val="center"/>
          </w:tcPr>
          <w:p w14:paraId="01A66F87" w14:textId="479DF650" w:rsidR="00E10882" w:rsidRPr="00791B53" w:rsidRDefault="00E10882" w:rsidP="00E10882">
            <w:pPr>
              <w:outlineLvl w:val="3"/>
              <w:rPr>
                <w:rFonts w:ascii="Times New Roman" w:eastAsia="宋体" w:hAnsi="Times New Roman"/>
              </w:rPr>
            </w:pPr>
            <w:r w:rsidRPr="00791B53">
              <w:rPr>
                <w:rFonts w:ascii="Times New Roman" w:eastAsia="宋体" w:hAnsi="Times New Roman"/>
              </w:rPr>
              <w:t>EmailAddress</w:t>
            </w:r>
          </w:p>
        </w:tc>
        <w:tc>
          <w:tcPr>
            <w:tcW w:w="1102" w:type="dxa"/>
            <w:vAlign w:val="center"/>
          </w:tcPr>
          <w:p w14:paraId="69113A40" w14:textId="11FF29BE" w:rsidR="00E10882" w:rsidRPr="00791B53" w:rsidRDefault="00E10882" w:rsidP="00E10882">
            <w:pPr>
              <w:outlineLvl w:val="3"/>
              <w:rPr>
                <w:rFonts w:ascii="Times New Roman" w:eastAsia="宋体" w:hAnsi="Times New Roman"/>
              </w:rPr>
            </w:pPr>
            <w:r w:rsidRPr="00791B53">
              <w:rPr>
                <w:rFonts w:ascii="Times New Roman" w:eastAsia="宋体" w:hAnsi="Times New Roman"/>
              </w:rPr>
              <w:t>string</w:t>
            </w:r>
          </w:p>
        </w:tc>
        <w:tc>
          <w:tcPr>
            <w:tcW w:w="3685" w:type="dxa"/>
            <w:vAlign w:val="center"/>
          </w:tcPr>
          <w:p w14:paraId="54F48988" w14:textId="04F106DD" w:rsidR="00E10882" w:rsidRPr="00791B53" w:rsidRDefault="00E10882" w:rsidP="00E10882">
            <w:pPr>
              <w:outlineLvl w:val="3"/>
              <w:rPr>
                <w:rFonts w:ascii="Times New Roman" w:eastAsia="宋体" w:hAnsi="Times New Roman"/>
              </w:rPr>
            </w:pPr>
            <w:r w:rsidRPr="00791B53">
              <w:rPr>
                <w:rFonts w:ascii="Times New Roman" w:eastAsia="宋体" w:hAnsi="Times New Roman"/>
              </w:rPr>
              <w:t>E.g. schendf@connect.ust.hk</w:t>
            </w:r>
          </w:p>
        </w:tc>
        <w:tc>
          <w:tcPr>
            <w:tcW w:w="1497" w:type="dxa"/>
            <w:vMerge w:val="restart"/>
            <w:vAlign w:val="center"/>
          </w:tcPr>
          <w:p w14:paraId="444D1B5F" w14:textId="38C16D73" w:rsidR="00E10882" w:rsidRPr="00791B53" w:rsidRDefault="00E10882" w:rsidP="00E6354C">
            <w:pPr>
              <w:jc w:val="center"/>
              <w:outlineLvl w:val="3"/>
              <w:rPr>
                <w:rFonts w:ascii="Times New Roman" w:eastAsia="宋体" w:hAnsi="Times New Roman"/>
              </w:rPr>
            </w:pPr>
            <w:r w:rsidRPr="00791B53">
              <w:rPr>
                <w:rFonts w:ascii="Times New Roman" w:eastAsia="宋体" w:hAnsi="Times New Roman"/>
              </w:rPr>
              <w:t xml:space="preserve">Upload by </w:t>
            </w:r>
            <w:r w:rsidR="009D0791" w:rsidRPr="00791B53">
              <w:rPr>
                <w:rFonts w:ascii="Times New Roman" w:eastAsia="宋体" w:hAnsi="Times New Roman"/>
              </w:rPr>
              <w:t xml:space="preserve">the </w:t>
            </w:r>
            <w:r w:rsidRPr="00791B53">
              <w:rPr>
                <w:rFonts w:ascii="Times New Roman" w:eastAsia="宋体" w:hAnsi="Times New Roman"/>
              </w:rPr>
              <w:t xml:space="preserve">application while new </w:t>
            </w:r>
            <w:r w:rsidR="006B1B5C" w:rsidRPr="00791B53">
              <w:rPr>
                <w:rFonts w:ascii="Times New Roman" w:eastAsia="宋体" w:hAnsi="Times New Roman"/>
              </w:rPr>
              <w:t>users</w:t>
            </w:r>
            <w:r w:rsidRPr="00791B53">
              <w:rPr>
                <w:rFonts w:ascii="Times New Roman" w:eastAsia="宋体" w:hAnsi="Times New Roman"/>
              </w:rPr>
              <w:t xml:space="preserve"> log in or modified.</w:t>
            </w:r>
          </w:p>
        </w:tc>
      </w:tr>
      <w:tr w:rsidR="00A41C98" w:rsidRPr="00791B53" w14:paraId="303DEC87" w14:textId="77777777" w:rsidTr="00E6354C">
        <w:trPr>
          <w:cantSplit/>
        </w:trPr>
        <w:tc>
          <w:tcPr>
            <w:tcW w:w="2012" w:type="dxa"/>
            <w:vAlign w:val="center"/>
          </w:tcPr>
          <w:p w14:paraId="53083EF3" w14:textId="5F34969B" w:rsidR="00A41C98" w:rsidRPr="00791B53" w:rsidRDefault="00A41C98" w:rsidP="00E10882">
            <w:pPr>
              <w:outlineLvl w:val="3"/>
              <w:rPr>
                <w:rFonts w:ascii="Times New Roman" w:eastAsia="宋体" w:hAnsi="Times New Roman"/>
              </w:rPr>
            </w:pPr>
            <w:proofErr w:type="spellStart"/>
            <w:r w:rsidRPr="00791B53">
              <w:rPr>
                <w:rFonts w:ascii="Times New Roman" w:eastAsia="宋体" w:hAnsi="Times New Roman"/>
              </w:rPr>
              <w:t>ValidCode</w:t>
            </w:r>
            <w:proofErr w:type="spellEnd"/>
          </w:p>
        </w:tc>
        <w:tc>
          <w:tcPr>
            <w:tcW w:w="1102" w:type="dxa"/>
            <w:vAlign w:val="center"/>
          </w:tcPr>
          <w:p w14:paraId="7E63CF82" w14:textId="55C623FF" w:rsidR="00A41C98" w:rsidRPr="00791B53" w:rsidRDefault="006325FA" w:rsidP="00E10882">
            <w:pPr>
              <w:outlineLvl w:val="3"/>
              <w:rPr>
                <w:rFonts w:ascii="Times New Roman" w:eastAsia="宋体" w:hAnsi="Times New Roman"/>
              </w:rPr>
            </w:pPr>
            <w:r w:rsidRPr="00791B53">
              <w:rPr>
                <w:rFonts w:ascii="Times New Roman" w:eastAsia="宋体" w:hAnsi="Times New Roman"/>
              </w:rPr>
              <w:t>I</w:t>
            </w:r>
            <w:r w:rsidR="00845876" w:rsidRPr="00791B53">
              <w:rPr>
                <w:rFonts w:ascii="Times New Roman" w:eastAsia="宋体" w:hAnsi="Times New Roman"/>
              </w:rPr>
              <w:t>nt</w:t>
            </w:r>
          </w:p>
        </w:tc>
        <w:tc>
          <w:tcPr>
            <w:tcW w:w="3685" w:type="dxa"/>
            <w:vAlign w:val="center"/>
          </w:tcPr>
          <w:p w14:paraId="561CA942" w14:textId="61E1229B" w:rsidR="00A41C98" w:rsidRPr="00791B53" w:rsidRDefault="00A41C98" w:rsidP="00E10882">
            <w:pPr>
              <w:outlineLvl w:val="3"/>
              <w:rPr>
                <w:rFonts w:ascii="Times New Roman" w:eastAsia="宋体" w:hAnsi="Times New Roman"/>
              </w:rPr>
            </w:pPr>
            <w:r w:rsidRPr="00791B53">
              <w:rPr>
                <w:rFonts w:ascii="Times New Roman" w:eastAsia="宋体" w:hAnsi="Times New Roman"/>
              </w:rPr>
              <w:t>E.g. 206780</w:t>
            </w:r>
          </w:p>
        </w:tc>
        <w:tc>
          <w:tcPr>
            <w:tcW w:w="1497" w:type="dxa"/>
            <w:vMerge/>
            <w:vAlign w:val="center"/>
          </w:tcPr>
          <w:p w14:paraId="24962CB5" w14:textId="77777777" w:rsidR="00A41C98" w:rsidRPr="00791B53" w:rsidRDefault="00A41C98" w:rsidP="00E6354C">
            <w:pPr>
              <w:jc w:val="center"/>
              <w:outlineLvl w:val="3"/>
              <w:rPr>
                <w:rFonts w:ascii="Times New Roman" w:eastAsia="宋体" w:hAnsi="Times New Roman"/>
              </w:rPr>
            </w:pPr>
          </w:p>
        </w:tc>
      </w:tr>
      <w:tr w:rsidR="008B3A10" w:rsidRPr="00791B53" w14:paraId="0D9A91FD" w14:textId="77777777" w:rsidTr="00E6354C">
        <w:trPr>
          <w:cantSplit/>
        </w:trPr>
        <w:tc>
          <w:tcPr>
            <w:tcW w:w="2012" w:type="dxa"/>
            <w:vAlign w:val="center"/>
          </w:tcPr>
          <w:p w14:paraId="7B261E42" w14:textId="4E22F20E" w:rsidR="008B3A10" w:rsidRPr="00791B53" w:rsidRDefault="008B3A10" w:rsidP="00E10882">
            <w:pPr>
              <w:outlineLvl w:val="3"/>
              <w:rPr>
                <w:rFonts w:ascii="Times New Roman" w:eastAsia="宋体" w:hAnsi="Times New Roman"/>
              </w:rPr>
            </w:pPr>
            <w:proofErr w:type="spellStart"/>
            <w:r w:rsidRPr="00791B53">
              <w:rPr>
                <w:rFonts w:ascii="Times New Roman" w:eastAsia="宋体" w:hAnsi="Times New Roman"/>
              </w:rPr>
              <w:t>CodeTime</w:t>
            </w:r>
            <w:proofErr w:type="spellEnd"/>
          </w:p>
        </w:tc>
        <w:tc>
          <w:tcPr>
            <w:tcW w:w="1102" w:type="dxa"/>
            <w:vAlign w:val="center"/>
          </w:tcPr>
          <w:p w14:paraId="0063C161" w14:textId="11C95937" w:rsidR="008B3A10" w:rsidRPr="00791B53" w:rsidRDefault="008B3A10" w:rsidP="00E10882">
            <w:pPr>
              <w:outlineLvl w:val="3"/>
              <w:rPr>
                <w:rFonts w:ascii="Times New Roman" w:eastAsia="宋体" w:hAnsi="Times New Roman"/>
              </w:rPr>
            </w:pPr>
            <w:r w:rsidRPr="00791B53">
              <w:rPr>
                <w:rFonts w:ascii="Times New Roman" w:eastAsia="宋体" w:hAnsi="Times New Roman"/>
              </w:rPr>
              <w:t>string</w:t>
            </w:r>
          </w:p>
        </w:tc>
        <w:tc>
          <w:tcPr>
            <w:tcW w:w="3685" w:type="dxa"/>
            <w:vAlign w:val="center"/>
          </w:tcPr>
          <w:p w14:paraId="0DFE579F" w14:textId="0700F587" w:rsidR="008B3A10" w:rsidRPr="00791B53" w:rsidRDefault="008B3A10" w:rsidP="00E10882">
            <w:pPr>
              <w:outlineLvl w:val="3"/>
              <w:rPr>
                <w:rFonts w:ascii="Times New Roman" w:eastAsia="宋体" w:hAnsi="Times New Roman"/>
              </w:rPr>
            </w:pPr>
            <w:r w:rsidRPr="00791B53">
              <w:rPr>
                <w:rFonts w:ascii="Times New Roman" w:eastAsia="宋体" w:hAnsi="Times New Roman"/>
              </w:rPr>
              <w:t xml:space="preserve">Last time to </w:t>
            </w:r>
            <w:r w:rsidR="00C42677" w:rsidRPr="00791B53">
              <w:rPr>
                <w:rFonts w:ascii="Times New Roman" w:eastAsia="宋体" w:hAnsi="Times New Roman"/>
              </w:rPr>
              <w:t xml:space="preserve">send </w:t>
            </w:r>
            <w:proofErr w:type="spellStart"/>
            <w:r w:rsidR="00C42677" w:rsidRPr="00791B53">
              <w:rPr>
                <w:rFonts w:ascii="Times New Roman" w:eastAsia="宋体" w:hAnsi="Times New Roman"/>
              </w:rPr>
              <w:t>ValidCode</w:t>
            </w:r>
            <w:proofErr w:type="spellEnd"/>
            <w:r w:rsidR="00C42677" w:rsidRPr="00791B53">
              <w:rPr>
                <w:rFonts w:ascii="Times New Roman" w:eastAsia="宋体" w:hAnsi="Times New Roman"/>
              </w:rPr>
              <w:t>.</w:t>
            </w:r>
          </w:p>
        </w:tc>
        <w:tc>
          <w:tcPr>
            <w:tcW w:w="1497" w:type="dxa"/>
            <w:vMerge/>
            <w:vAlign w:val="center"/>
          </w:tcPr>
          <w:p w14:paraId="717416C6" w14:textId="77777777" w:rsidR="008B3A10" w:rsidRPr="00791B53" w:rsidRDefault="008B3A10" w:rsidP="00E6354C">
            <w:pPr>
              <w:jc w:val="center"/>
              <w:outlineLvl w:val="3"/>
              <w:rPr>
                <w:rFonts w:ascii="Times New Roman" w:eastAsia="宋体" w:hAnsi="Times New Roman"/>
              </w:rPr>
            </w:pPr>
          </w:p>
        </w:tc>
      </w:tr>
      <w:tr w:rsidR="001F6486" w:rsidRPr="00791B53" w14:paraId="24AC69B3" w14:textId="77777777" w:rsidTr="00E6354C">
        <w:trPr>
          <w:cantSplit/>
        </w:trPr>
        <w:tc>
          <w:tcPr>
            <w:tcW w:w="2012" w:type="dxa"/>
            <w:vAlign w:val="center"/>
          </w:tcPr>
          <w:p w14:paraId="3E0282E6" w14:textId="013A638E" w:rsidR="001F6486" w:rsidRPr="00791B53" w:rsidRDefault="001F6486" w:rsidP="001F6486">
            <w:pPr>
              <w:outlineLvl w:val="3"/>
              <w:rPr>
                <w:rFonts w:ascii="Times New Roman" w:eastAsia="宋体" w:hAnsi="Times New Roman"/>
              </w:rPr>
            </w:pPr>
            <w:r w:rsidRPr="00791B53">
              <w:rPr>
                <w:rFonts w:ascii="Times New Roman" w:eastAsia="宋体" w:hAnsi="Times New Roman"/>
              </w:rPr>
              <w:t>Password</w:t>
            </w:r>
          </w:p>
        </w:tc>
        <w:tc>
          <w:tcPr>
            <w:tcW w:w="1102" w:type="dxa"/>
            <w:vAlign w:val="center"/>
          </w:tcPr>
          <w:p w14:paraId="01648BFF" w14:textId="3809ED31" w:rsidR="001F6486" w:rsidRPr="00791B53" w:rsidRDefault="001F6486" w:rsidP="001F6486">
            <w:pPr>
              <w:outlineLvl w:val="3"/>
              <w:rPr>
                <w:rFonts w:ascii="Times New Roman" w:eastAsia="宋体" w:hAnsi="Times New Roman"/>
              </w:rPr>
            </w:pPr>
            <w:r w:rsidRPr="00791B53">
              <w:rPr>
                <w:rFonts w:ascii="Times New Roman" w:eastAsia="宋体" w:hAnsi="Times New Roman"/>
              </w:rPr>
              <w:t>string</w:t>
            </w:r>
          </w:p>
        </w:tc>
        <w:tc>
          <w:tcPr>
            <w:tcW w:w="3685" w:type="dxa"/>
            <w:vAlign w:val="center"/>
          </w:tcPr>
          <w:p w14:paraId="095B7255" w14:textId="6FDD49E4" w:rsidR="001F6486" w:rsidRPr="00791B53" w:rsidRDefault="001F6486" w:rsidP="001F6486">
            <w:pPr>
              <w:outlineLvl w:val="3"/>
              <w:rPr>
                <w:rFonts w:ascii="Times New Roman" w:eastAsia="宋体" w:hAnsi="Times New Roman"/>
              </w:rPr>
            </w:pPr>
            <w:r w:rsidRPr="00791B53">
              <w:rPr>
                <w:rFonts w:ascii="Times New Roman" w:eastAsia="宋体" w:hAnsi="Times New Roman"/>
              </w:rPr>
              <w:t>E.g. 12345678</w:t>
            </w:r>
          </w:p>
        </w:tc>
        <w:tc>
          <w:tcPr>
            <w:tcW w:w="1497" w:type="dxa"/>
            <w:vMerge/>
            <w:vAlign w:val="center"/>
          </w:tcPr>
          <w:p w14:paraId="143DDF4E" w14:textId="77777777" w:rsidR="001F6486" w:rsidRPr="00791B53" w:rsidRDefault="001F6486" w:rsidP="001F6486">
            <w:pPr>
              <w:jc w:val="center"/>
              <w:outlineLvl w:val="3"/>
              <w:rPr>
                <w:rFonts w:ascii="Times New Roman" w:eastAsia="宋体" w:hAnsi="Times New Roman"/>
              </w:rPr>
            </w:pPr>
          </w:p>
        </w:tc>
      </w:tr>
      <w:tr w:rsidR="00E10882" w:rsidRPr="00791B53" w14:paraId="61A7F14E" w14:textId="77777777" w:rsidTr="00E6354C">
        <w:trPr>
          <w:cantSplit/>
        </w:trPr>
        <w:tc>
          <w:tcPr>
            <w:tcW w:w="2012" w:type="dxa"/>
            <w:vAlign w:val="center"/>
          </w:tcPr>
          <w:p w14:paraId="35947154"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StudentID</w:t>
            </w:r>
          </w:p>
        </w:tc>
        <w:tc>
          <w:tcPr>
            <w:tcW w:w="1102" w:type="dxa"/>
            <w:vAlign w:val="center"/>
          </w:tcPr>
          <w:p w14:paraId="1ACC7B7C"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string</w:t>
            </w:r>
          </w:p>
        </w:tc>
        <w:tc>
          <w:tcPr>
            <w:tcW w:w="3685" w:type="dxa"/>
            <w:vAlign w:val="center"/>
          </w:tcPr>
          <w:p w14:paraId="31AA00F7"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E.g. 20678097</w:t>
            </w:r>
          </w:p>
        </w:tc>
        <w:tc>
          <w:tcPr>
            <w:tcW w:w="1497" w:type="dxa"/>
            <w:vMerge/>
            <w:vAlign w:val="center"/>
          </w:tcPr>
          <w:p w14:paraId="61F3D10E" w14:textId="1CBB2F9B" w:rsidR="00E10882" w:rsidRPr="00791B53" w:rsidRDefault="00E10882" w:rsidP="00E6354C">
            <w:pPr>
              <w:jc w:val="center"/>
              <w:outlineLvl w:val="3"/>
              <w:rPr>
                <w:rFonts w:ascii="Times New Roman" w:eastAsia="宋体" w:hAnsi="Times New Roman"/>
              </w:rPr>
            </w:pPr>
          </w:p>
        </w:tc>
      </w:tr>
      <w:tr w:rsidR="00E10882" w:rsidRPr="00791B53" w14:paraId="0E6D6A02" w14:textId="77777777" w:rsidTr="00422E1E">
        <w:trPr>
          <w:cantSplit/>
        </w:trPr>
        <w:tc>
          <w:tcPr>
            <w:tcW w:w="2012" w:type="dxa"/>
            <w:vAlign w:val="center"/>
          </w:tcPr>
          <w:p w14:paraId="02E13AC5"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FirstName</w:t>
            </w:r>
          </w:p>
        </w:tc>
        <w:tc>
          <w:tcPr>
            <w:tcW w:w="1102" w:type="dxa"/>
            <w:vAlign w:val="center"/>
          </w:tcPr>
          <w:p w14:paraId="15984D98"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string</w:t>
            </w:r>
          </w:p>
        </w:tc>
        <w:tc>
          <w:tcPr>
            <w:tcW w:w="3685" w:type="dxa"/>
            <w:vAlign w:val="center"/>
          </w:tcPr>
          <w:p w14:paraId="0EE57247"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E.g. SIYU</w:t>
            </w:r>
          </w:p>
        </w:tc>
        <w:tc>
          <w:tcPr>
            <w:tcW w:w="1497" w:type="dxa"/>
            <w:vMerge/>
            <w:vAlign w:val="center"/>
          </w:tcPr>
          <w:p w14:paraId="135DBECD" w14:textId="77777777" w:rsidR="00E10882" w:rsidRPr="00791B53" w:rsidRDefault="00E10882" w:rsidP="00FA5F58">
            <w:pPr>
              <w:jc w:val="center"/>
              <w:outlineLvl w:val="3"/>
              <w:rPr>
                <w:rFonts w:ascii="Times New Roman" w:eastAsia="宋体" w:hAnsi="Times New Roman"/>
              </w:rPr>
            </w:pPr>
          </w:p>
        </w:tc>
      </w:tr>
      <w:tr w:rsidR="00E10882" w:rsidRPr="00791B53" w14:paraId="442F32E3" w14:textId="77777777" w:rsidTr="00422E1E">
        <w:trPr>
          <w:cantSplit/>
        </w:trPr>
        <w:tc>
          <w:tcPr>
            <w:tcW w:w="2012" w:type="dxa"/>
            <w:vAlign w:val="center"/>
          </w:tcPr>
          <w:p w14:paraId="168896A9"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LastName</w:t>
            </w:r>
          </w:p>
        </w:tc>
        <w:tc>
          <w:tcPr>
            <w:tcW w:w="1102" w:type="dxa"/>
            <w:vAlign w:val="center"/>
          </w:tcPr>
          <w:p w14:paraId="11089342"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string</w:t>
            </w:r>
          </w:p>
        </w:tc>
        <w:tc>
          <w:tcPr>
            <w:tcW w:w="3685" w:type="dxa"/>
            <w:vAlign w:val="center"/>
          </w:tcPr>
          <w:p w14:paraId="110617DB"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E.g. CHEN</w:t>
            </w:r>
          </w:p>
        </w:tc>
        <w:tc>
          <w:tcPr>
            <w:tcW w:w="1497" w:type="dxa"/>
            <w:vMerge/>
            <w:vAlign w:val="center"/>
          </w:tcPr>
          <w:p w14:paraId="31CDEDF9" w14:textId="77777777" w:rsidR="00E10882" w:rsidRPr="00791B53" w:rsidRDefault="00E10882" w:rsidP="00FA5F58">
            <w:pPr>
              <w:jc w:val="center"/>
              <w:outlineLvl w:val="3"/>
              <w:rPr>
                <w:rFonts w:ascii="Times New Roman" w:eastAsia="宋体" w:hAnsi="Times New Roman"/>
              </w:rPr>
            </w:pPr>
          </w:p>
        </w:tc>
      </w:tr>
      <w:tr w:rsidR="00E10882" w:rsidRPr="00791B53" w14:paraId="4CB5D5DA" w14:textId="77777777" w:rsidTr="00422E1E">
        <w:trPr>
          <w:cantSplit/>
        </w:trPr>
        <w:tc>
          <w:tcPr>
            <w:tcW w:w="2012" w:type="dxa"/>
            <w:vAlign w:val="center"/>
          </w:tcPr>
          <w:p w14:paraId="61C0089A"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NickName</w:t>
            </w:r>
          </w:p>
        </w:tc>
        <w:tc>
          <w:tcPr>
            <w:tcW w:w="1102" w:type="dxa"/>
            <w:vAlign w:val="center"/>
          </w:tcPr>
          <w:p w14:paraId="1F16E97E"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string</w:t>
            </w:r>
          </w:p>
        </w:tc>
        <w:tc>
          <w:tcPr>
            <w:tcW w:w="3685" w:type="dxa"/>
            <w:vAlign w:val="center"/>
          </w:tcPr>
          <w:p w14:paraId="4D084FAE"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E.g. Alex</w:t>
            </w:r>
          </w:p>
        </w:tc>
        <w:tc>
          <w:tcPr>
            <w:tcW w:w="1497" w:type="dxa"/>
            <w:vMerge/>
            <w:vAlign w:val="center"/>
          </w:tcPr>
          <w:p w14:paraId="52E595EF" w14:textId="77777777" w:rsidR="00E10882" w:rsidRPr="00791B53" w:rsidRDefault="00E10882" w:rsidP="00FA5F58">
            <w:pPr>
              <w:jc w:val="center"/>
              <w:outlineLvl w:val="3"/>
              <w:rPr>
                <w:rFonts w:ascii="Times New Roman" w:eastAsia="宋体" w:hAnsi="Times New Roman"/>
              </w:rPr>
            </w:pPr>
          </w:p>
        </w:tc>
      </w:tr>
      <w:tr w:rsidR="00E10882" w:rsidRPr="00791B53" w14:paraId="5F604E8D" w14:textId="77777777" w:rsidTr="00422E1E">
        <w:trPr>
          <w:cantSplit/>
        </w:trPr>
        <w:tc>
          <w:tcPr>
            <w:tcW w:w="2012" w:type="dxa"/>
            <w:vAlign w:val="center"/>
          </w:tcPr>
          <w:p w14:paraId="76D9F8D7"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Birthday</w:t>
            </w:r>
          </w:p>
        </w:tc>
        <w:tc>
          <w:tcPr>
            <w:tcW w:w="1102" w:type="dxa"/>
            <w:vAlign w:val="center"/>
          </w:tcPr>
          <w:p w14:paraId="232C387C"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string</w:t>
            </w:r>
          </w:p>
        </w:tc>
        <w:tc>
          <w:tcPr>
            <w:tcW w:w="3685" w:type="dxa"/>
            <w:vAlign w:val="center"/>
          </w:tcPr>
          <w:p w14:paraId="727FA192"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E.g. 2001-04-27</w:t>
            </w:r>
          </w:p>
        </w:tc>
        <w:tc>
          <w:tcPr>
            <w:tcW w:w="1497" w:type="dxa"/>
            <w:vMerge/>
            <w:vAlign w:val="center"/>
          </w:tcPr>
          <w:p w14:paraId="2566448B" w14:textId="77777777" w:rsidR="00E10882" w:rsidRPr="00791B53" w:rsidRDefault="00E10882" w:rsidP="00FA5F58">
            <w:pPr>
              <w:jc w:val="center"/>
              <w:outlineLvl w:val="3"/>
              <w:rPr>
                <w:rFonts w:ascii="Times New Roman" w:eastAsia="宋体" w:hAnsi="Times New Roman"/>
              </w:rPr>
            </w:pPr>
          </w:p>
        </w:tc>
      </w:tr>
      <w:tr w:rsidR="00E10882" w:rsidRPr="00791B53" w14:paraId="74CD2752" w14:textId="77777777" w:rsidTr="00422E1E">
        <w:trPr>
          <w:cantSplit/>
        </w:trPr>
        <w:tc>
          <w:tcPr>
            <w:tcW w:w="2012" w:type="dxa"/>
            <w:vAlign w:val="center"/>
          </w:tcPr>
          <w:p w14:paraId="0CB2710F"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Gender</w:t>
            </w:r>
          </w:p>
        </w:tc>
        <w:tc>
          <w:tcPr>
            <w:tcW w:w="1102" w:type="dxa"/>
            <w:vAlign w:val="center"/>
          </w:tcPr>
          <w:p w14:paraId="34A80D43"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boolean</w:t>
            </w:r>
          </w:p>
        </w:tc>
        <w:tc>
          <w:tcPr>
            <w:tcW w:w="3685" w:type="dxa"/>
            <w:vAlign w:val="center"/>
          </w:tcPr>
          <w:p w14:paraId="2E11A1C0"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0 for male; 1 for female; empty for unknown</w:t>
            </w:r>
          </w:p>
        </w:tc>
        <w:tc>
          <w:tcPr>
            <w:tcW w:w="1497" w:type="dxa"/>
            <w:vMerge/>
            <w:vAlign w:val="center"/>
          </w:tcPr>
          <w:p w14:paraId="7577177E" w14:textId="77777777" w:rsidR="00E10882" w:rsidRPr="00791B53" w:rsidRDefault="00E10882" w:rsidP="00FA5F58">
            <w:pPr>
              <w:jc w:val="center"/>
              <w:outlineLvl w:val="3"/>
              <w:rPr>
                <w:rFonts w:ascii="Times New Roman" w:eastAsia="宋体" w:hAnsi="Times New Roman"/>
              </w:rPr>
            </w:pPr>
          </w:p>
        </w:tc>
      </w:tr>
      <w:tr w:rsidR="00E10882" w:rsidRPr="00791B53" w14:paraId="6776C130" w14:textId="77777777" w:rsidTr="00422E1E">
        <w:trPr>
          <w:cantSplit/>
        </w:trPr>
        <w:tc>
          <w:tcPr>
            <w:tcW w:w="2012" w:type="dxa"/>
            <w:vAlign w:val="center"/>
          </w:tcPr>
          <w:p w14:paraId="7D6A5A04"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Profile</w:t>
            </w:r>
          </w:p>
        </w:tc>
        <w:tc>
          <w:tcPr>
            <w:tcW w:w="1102" w:type="dxa"/>
            <w:vAlign w:val="center"/>
          </w:tcPr>
          <w:p w14:paraId="740C3493"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string</w:t>
            </w:r>
          </w:p>
        </w:tc>
        <w:tc>
          <w:tcPr>
            <w:tcW w:w="3685" w:type="dxa"/>
            <w:vAlign w:val="center"/>
          </w:tcPr>
          <w:p w14:paraId="1349E59D"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Personality Profile</w:t>
            </w:r>
          </w:p>
        </w:tc>
        <w:tc>
          <w:tcPr>
            <w:tcW w:w="1497" w:type="dxa"/>
            <w:vMerge/>
            <w:vAlign w:val="center"/>
          </w:tcPr>
          <w:p w14:paraId="14FA7568" w14:textId="77777777" w:rsidR="00E10882" w:rsidRPr="00791B53" w:rsidRDefault="00E10882" w:rsidP="00FA5F58">
            <w:pPr>
              <w:jc w:val="center"/>
              <w:outlineLvl w:val="3"/>
              <w:rPr>
                <w:rFonts w:ascii="Times New Roman" w:eastAsia="宋体" w:hAnsi="Times New Roman"/>
              </w:rPr>
            </w:pPr>
          </w:p>
        </w:tc>
      </w:tr>
      <w:tr w:rsidR="00E10882" w:rsidRPr="00791B53" w14:paraId="65640C6D" w14:textId="77777777" w:rsidTr="00422E1E">
        <w:trPr>
          <w:cantSplit/>
        </w:trPr>
        <w:tc>
          <w:tcPr>
            <w:tcW w:w="2012" w:type="dxa"/>
            <w:vAlign w:val="center"/>
          </w:tcPr>
          <w:p w14:paraId="51DE474C"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Region</w:t>
            </w:r>
          </w:p>
        </w:tc>
        <w:tc>
          <w:tcPr>
            <w:tcW w:w="1102" w:type="dxa"/>
            <w:vAlign w:val="center"/>
          </w:tcPr>
          <w:p w14:paraId="576207EC"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string</w:t>
            </w:r>
          </w:p>
        </w:tc>
        <w:tc>
          <w:tcPr>
            <w:tcW w:w="3685" w:type="dxa"/>
            <w:vAlign w:val="center"/>
          </w:tcPr>
          <w:p w14:paraId="66D6D65A" w14:textId="24D4FBA7" w:rsidR="00E10882" w:rsidRPr="00791B53" w:rsidRDefault="00E10882" w:rsidP="00FA5F58">
            <w:pPr>
              <w:outlineLvl w:val="3"/>
              <w:rPr>
                <w:rFonts w:ascii="Times New Roman" w:eastAsia="宋体" w:hAnsi="Times New Roman"/>
              </w:rPr>
            </w:pPr>
            <w:r w:rsidRPr="00791B53">
              <w:rPr>
                <w:rFonts w:ascii="Times New Roman" w:eastAsia="宋体" w:hAnsi="Times New Roman"/>
              </w:rPr>
              <w:t>E.g. Hong Kong (+852)</w:t>
            </w:r>
          </w:p>
        </w:tc>
        <w:tc>
          <w:tcPr>
            <w:tcW w:w="1497" w:type="dxa"/>
            <w:vMerge/>
            <w:vAlign w:val="center"/>
          </w:tcPr>
          <w:p w14:paraId="5AEA30EE" w14:textId="77777777" w:rsidR="00E10882" w:rsidRPr="00791B53" w:rsidRDefault="00E10882" w:rsidP="00FA5F58">
            <w:pPr>
              <w:jc w:val="center"/>
              <w:outlineLvl w:val="3"/>
              <w:rPr>
                <w:rFonts w:ascii="Times New Roman" w:eastAsia="宋体" w:hAnsi="Times New Roman"/>
              </w:rPr>
            </w:pPr>
          </w:p>
        </w:tc>
      </w:tr>
      <w:tr w:rsidR="00E10882" w:rsidRPr="00791B53" w14:paraId="4C43D42A" w14:textId="77777777" w:rsidTr="00422E1E">
        <w:trPr>
          <w:cantSplit/>
        </w:trPr>
        <w:tc>
          <w:tcPr>
            <w:tcW w:w="2012" w:type="dxa"/>
            <w:vAlign w:val="center"/>
          </w:tcPr>
          <w:p w14:paraId="4A3D9600"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School</w:t>
            </w:r>
          </w:p>
        </w:tc>
        <w:tc>
          <w:tcPr>
            <w:tcW w:w="1102" w:type="dxa"/>
            <w:vAlign w:val="center"/>
          </w:tcPr>
          <w:p w14:paraId="37B06720"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string</w:t>
            </w:r>
          </w:p>
        </w:tc>
        <w:tc>
          <w:tcPr>
            <w:tcW w:w="3685" w:type="dxa"/>
            <w:vAlign w:val="center"/>
          </w:tcPr>
          <w:p w14:paraId="05710A66" w14:textId="3F01E856" w:rsidR="00E10882" w:rsidRPr="00791B53" w:rsidRDefault="00E10882" w:rsidP="00FA5F58">
            <w:pPr>
              <w:outlineLvl w:val="3"/>
              <w:rPr>
                <w:rFonts w:ascii="Times New Roman" w:eastAsia="宋体" w:hAnsi="Times New Roman"/>
              </w:rPr>
            </w:pPr>
            <w:r w:rsidRPr="00791B53">
              <w:rPr>
                <w:rFonts w:ascii="Times New Roman" w:eastAsia="宋体" w:hAnsi="Times New Roman"/>
              </w:rPr>
              <w:t>Choose from a list of labels: CSE, CPEG, ECE</w:t>
            </w:r>
            <w:r w:rsidR="009D0791" w:rsidRPr="00791B53">
              <w:rPr>
                <w:rFonts w:ascii="Times New Roman" w:eastAsia="宋体" w:hAnsi="Times New Roman"/>
              </w:rPr>
              <w:t>, etc</w:t>
            </w:r>
            <w:r w:rsidRPr="00791B53">
              <w:rPr>
                <w:rFonts w:ascii="Times New Roman" w:eastAsia="宋体" w:hAnsi="Times New Roman"/>
              </w:rPr>
              <w:t>.</w:t>
            </w:r>
          </w:p>
        </w:tc>
        <w:tc>
          <w:tcPr>
            <w:tcW w:w="1497" w:type="dxa"/>
            <w:vMerge/>
            <w:vAlign w:val="center"/>
          </w:tcPr>
          <w:p w14:paraId="5CA8A160" w14:textId="77777777" w:rsidR="00E10882" w:rsidRPr="00791B53" w:rsidRDefault="00E10882" w:rsidP="00FA5F58">
            <w:pPr>
              <w:jc w:val="center"/>
              <w:outlineLvl w:val="3"/>
              <w:rPr>
                <w:rFonts w:ascii="Times New Roman" w:eastAsia="宋体" w:hAnsi="Times New Roman"/>
              </w:rPr>
            </w:pPr>
          </w:p>
        </w:tc>
      </w:tr>
      <w:tr w:rsidR="00E10882" w:rsidRPr="00791B53" w14:paraId="3AD58966" w14:textId="77777777" w:rsidTr="00422E1E">
        <w:trPr>
          <w:cantSplit/>
        </w:trPr>
        <w:tc>
          <w:tcPr>
            <w:tcW w:w="2012" w:type="dxa"/>
            <w:vAlign w:val="center"/>
          </w:tcPr>
          <w:p w14:paraId="612F2580"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PhoneNumber</w:t>
            </w:r>
          </w:p>
        </w:tc>
        <w:tc>
          <w:tcPr>
            <w:tcW w:w="1102" w:type="dxa"/>
            <w:vAlign w:val="center"/>
          </w:tcPr>
          <w:p w14:paraId="68BE7BF6"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string</w:t>
            </w:r>
          </w:p>
        </w:tc>
        <w:tc>
          <w:tcPr>
            <w:tcW w:w="3685" w:type="dxa"/>
            <w:vAlign w:val="center"/>
          </w:tcPr>
          <w:p w14:paraId="6EA66BC0"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51020772</w:t>
            </w:r>
          </w:p>
        </w:tc>
        <w:tc>
          <w:tcPr>
            <w:tcW w:w="1497" w:type="dxa"/>
            <w:vMerge/>
            <w:vAlign w:val="center"/>
          </w:tcPr>
          <w:p w14:paraId="0180875C" w14:textId="77777777" w:rsidR="00E10882" w:rsidRPr="00791B53" w:rsidRDefault="00E10882" w:rsidP="00FA5F58">
            <w:pPr>
              <w:jc w:val="center"/>
              <w:outlineLvl w:val="3"/>
              <w:rPr>
                <w:rFonts w:ascii="Times New Roman" w:eastAsia="宋体" w:hAnsi="Times New Roman"/>
              </w:rPr>
            </w:pPr>
          </w:p>
        </w:tc>
      </w:tr>
      <w:tr w:rsidR="00E10882" w:rsidRPr="00791B53" w14:paraId="6EF35C9A" w14:textId="77777777" w:rsidTr="00422E1E">
        <w:trPr>
          <w:cantSplit/>
        </w:trPr>
        <w:tc>
          <w:tcPr>
            <w:tcW w:w="2012" w:type="dxa"/>
            <w:vAlign w:val="center"/>
          </w:tcPr>
          <w:p w14:paraId="5F55E853"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HeadPortrait</w:t>
            </w:r>
          </w:p>
        </w:tc>
        <w:tc>
          <w:tcPr>
            <w:tcW w:w="1102" w:type="dxa"/>
            <w:vAlign w:val="center"/>
          </w:tcPr>
          <w:p w14:paraId="7DBEAC4A"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base64 string</w:t>
            </w:r>
          </w:p>
        </w:tc>
        <w:tc>
          <w:tcPr>
            <w:tcW w:w="3685" w:type="dxa"/>
            <w:vAlign w:val="center"/>
          </w:tcPr>
          <w:p w14:paraId="16E4818E" w14:textId="1180CC07" w:rsidR="00E10882" w:rsidRPr="00791B53" w:rsidRDefault="00E10882" w:rsidP="00FA5F58">
            <w:pPr>
              <w:outlineLvl w:val="3"/>
              <w:rPr>
                <w:rFonts w:ascii="Times New Roman" w:eastAsia="宋体" w:hAnsi="Times New Roman"/>
              </w:rPr>
            </w:pPr>
            <w:r w:rsidRPr="00791B53">
              <w:rPr>
                <w:rFonts w:ascii="Times New Roman" w:eastAsia="宋体" w:hAnsi="Times New Roman"/>
              </w:rPr>
              <w:t>E.g. A standard (width, height) size image</w:t>
            </w:r>
          </w:p>
        </w:tc>
        <w:tc>
          <w:tcPr>
            <w:tcW w:w="1497" w:type="dxa"/>
            <w:vMerge/>
            <w:vAlign w:val="center"/>
          </w:tcPr>
          <w:p w14:paraId="574AE300" w14:textId="77777777" w:rsidR="00E10882" w:rsidRPr="00791B53" w:rsidRDefault="00E10882" w:rsidP="00FA5F58">
            <w:pPr>
              <w:jc w:val="center"/>
              <w:outlineLvl w:val="3"/>
              <w:rPr>
                <w:rFonts w:ascii="Times New Roman" w:eastAsia="宋体" w:hAnsi="Times New Roman"/>
              </w:rPr>
            </w:pPr>
          </w:p>
        </w:tc>
      </w:tr>
      <w:tr w:rsidR="00E10882" w:rsidRPr="00791B53" w14:paraId="37210890" w14:textId="77777777" w:rsidTr="00422E1E">
        <w:trPr>
          <w:cantSplit/>
        </w:trPr>
        <w:tc>
          <w:tcPr>
            <w:tcW w:w="2012" w:type="dxa"/>
            <w:vAlign w:val="center"/>
          </w:tcPr>
          <w:p w14:paraId="0934657A" w14:textId="77777777" w:rsidR="00E10882" w:rsidRPr="00791B53" w:rsidRDefault="00E10882" w:rsidP="00FA5F58">
            <w:pPr>
              <w:outlineLvl w:val="3"/>
              <w:rPr>
                <w:rFonts w:ascii="Times New Roman" w:eastAsia="宋体" w:hAnsi="Times New Roman"/>
              </w:rPr>
            </w:pPr>
            <w:r w:rsidRPr="00791B53">
              <w:rPr>
                <w:rFonts w:ascii="Times New Roman" w:eastAsia="宋体" w:hAnsi="Times New Roman"/>
              </w:rPr>
              <w:t>FavoriteFields</w:t>
            </w:r>
          </w:p>
        </w:tc>
        <w:tc>
          <w:tcPr>
            <w:tcW w:w="1102" w:type="dxa"/>
            <w:vAlign w:val="center"/>
          </w:tcPr>
          <w:p w14:paraId="3A25B198" w14:textId="463382E0" w:rsidR="00E10882" w:rsidRPr="00791B53" w:rsidRDefault="00E10882" w:rsidP="00FA5F58">
            <w:pPr>
              <w:outlineLvl w:val="3"/>
              <w:rPr>
                <w:rFonts w:ascii="Times New Roman" w:eastAsia="宋体" w:hAnsi="Times New Roman"/>
              </w:rPr>
            </w:pPr>
            <w:r w:rsidRPr="00791B53">
              <w:rPr>
                <w:rFonts w:ascii="Times New Roman" w:eastAsia="宋体" w:hAnsi="Times New Roman"/>
              </w:rPr>
              <w:t>array of strings</w:t>
            </w:r>
          </w:p>
        </w:tc>
        <w:tc>
          <w:tcPr>
            <w:tcW w:w="3685" w:type="dxa"/>
            <w:vAlign w:val="center"/>
          </w:tcPr>
          <w:p w14:paraId="531AD781" w14:textId="473B0CCD" w:rsidR="00E10882" w:rsidRPr="00791B53" w:rsidRDefault="00E10882" w:rsidP="00FA5F58">
            <w:pPr>
              <w:outlineLvl w:val="3"/>
              <w:rPr>
                <w:rFonts w:ascii="Times New Roman" w:eastAsia="宋体" w:hAnsi="Times New Roman"/>
              </w:rPr>
            </w:pPr>
            <w:r w:rsidRPr="00791B53">
              <w:rPr>
                <w:rFonts w:ascii="Times New Roman" w:eastAsia="宋体" w:hAnsi="Times New Roman"/>
              </w:rPr>
              <w:t>Choose a list of labels: e.g. Digital, Fashion, Makeup, Game</w:t>
            </w:r>
            <w:r w:rsidR="009D0791" w:rsidRPr="00791B53">
              <w:rPr>
                <w:rFonts w:ascii="Times New Roman" w:eastAsia="宋体" w:hAnsi="Times New Roman"/>
              </w:rPr>
              <w:t>,</w:t>
            </w:r>
            <w:r w:rsidRPr="00791B53">
              <w:rPr>
                <w:rFonts w:ascii="Times New Roman" w:eastAsia="宋体" w:hAnsi="Times New Roman"/>
              </w:rPr>
              <w:t xml:space="preserve"> and so on.</w:t>
            </w:r>
          </w:p>
        </w:tc>
        <w:tc>
          <w:tcPr>
            <w:tcW w:w="1497" w:type="dxa"/>
            <w:vMerge/>
            <w:vAlign w:val="center"/>
          </w:tcPr>
          <w:p w14:paraId="47CA4E0C" w14:textId="77777777" w:rsidR="00E10882" w:rsidRPr="00791B53" w:rsidRDefault="00E10882" w:rsidP="00FA5F58">
            <w:pPr>
              <w:jc w:val="center"/>
              <w:outlineLvl w:val="3"/>
              <w:rPr>
                <w:rFonts w:ascii="Times New Roman" w:eastAsia="宋体" w:hAnsi="Times New Roman"/>
              </w:rPr>
            </w:pPr>
          </w:p>
        </w:tc>
      </w:tr>
    </w:tbl>
    <w:p w14:paraId="0F6E0807" w14:textId="77777777" w:rsidR="003B345F" w:rsidRPr="00791B53" w:rsidRDefault="003B345F" w:rsidP="00B36D31">
      <w:pPr>
        <w:shd w:val="clear" w:color="auto" w:fill="FFFFFF"/>
        <w:outlineLvl w:val="3"/>
        <w:rPr>
          <w:rFonts w:ascii="Times New Roman" w:eastAsia="宋体" w:hAnsi="Times New Roman"/>
          <w:b/>
          <w:bCs/>
          <w:color w:val="2A2B2E"/>
          <w:sz w:val="28"/>
          <w:szCs w:val="28"/>
        </w:rPr>
      </w:pPr>
    </w:p>
    <w:p w14:paraId="493C8256" w14:textId="229D014E" w:rsidR="001F0721" w:rsidRPr="00791B53" w:rsidRDefault="00E40E52" w:rsidP="00B36D31">
      <w:pPr>
        <w:shd w:val="clear" w:color="auto" w:fill="FFFFFF"/>
        <w:outlineLvl w:val="3"/>
        <w:rPr>
          <w:rFonts w:ascii="Times New Roman" w:eastAsia="宋体" w:hAnsi="Times New Roman"/>
          <w:b/>
          <w:bCs/>
          <w:color w:val="8EAADB" w:themeColor="accent1" w:themeTint="99"/>
          <w:sz w:val="28"/>
          <w:szCs w:val="28"/>
        </w:rPr>
      </w:pPr>
      <w:r w:rsidRPr="00791B53">
        <w:rPr>
          <w:rFonts w:ascii="Times New Roman" w:eastAsia="宋体" w:hAnsi="Times New Roman"/>
          <w:b/>
          <w:bCs/>
          <w:color w:val="8EAADB" w:themeColor="accent1" w:themeTint="99"/>
          <w:sz w:val="28"/>
          <w:szCs w:val="28"/>
        </w:rPr>
        <w:t xml:space="preserve">This server table stores the content of </w:t>
      </w:r>
      <w:r w:rsidR="00F8526F" w:rsidRPr="00791B53">
        <w:rPr>
          <w:rFonts w:ascii="Times New Roman" w:eastAsia="宋体" w:hAnsi="Times New Roman"/>
          <w:b/>
          <w:bCs/>
          <w:color w:val="8EAADB" w:themeColor="accent1" w:themeTint="99"/>
          <w:sz w:val="28"/>
          <w:szCs w:val="28"/>
        </w:rPr>
        <w:t>posters</w:t>
      </w:r>
      <w:r w:rsidRPr="00791B53">
        <w:rPr>
          <w:rFonts w:ascii="Times New Roman" w:eastAsia="宋体" w:hAnsi="Times New Roman"/>
          <w:b/>
          <w:bCs/>
          <w:color w:val="8EAADB" w:themeColor="accent1" w:themeTint="99"/>
          <w:sz w:val="28"/>
          <w:szCs w:val="28"/>
        </w:rPr>
        <w:t xml:space="preserve"> published by users</w:t>
      </w:r>
      <w:r w:rsidR="00941C3B" w:rsidRPr="00791B53">
        <w:rPr>
          <w:rFonts w:ascii="Times New Roman" w:eastAsia="宋体" w:hAnsi="Times New Roman"/>
          <w:b/>
          <w:bCs/>
          <w:color w:val="8EAADB" w:themeColor="accent1" w:themeTint="99"/>
          <w:sz w:val="28"/>
          <w:szCs w:val="28"/>
        </w:rPr>
        <w:t>, including</w:t>
      </w:r>
      <w:r w:rsidR="00E17C01" w:rsidRPr="00791B53">
        <w:rPr>
          <w:rFonts w:ascii="Times New Roman" w:eastAsia="宋体" w:hAnsi="Times New Roman"/>
          <w:b/>
          <w:bCs/>
          <w:color w:val="8EAADB" w:themeColor="accent1" w:themeTint="99"/>
          <w:sz w:val="28"/>
          <w:szCs w:val="28"/>
        </w:rPr>
        <w:t xml:space="preserve"> </w:t>
      </w:r>
      <w:r w:rsidR="00F8526F" w:rsidRPr="00791B53">
        <w:rPr>
          <w:rFonts w:ascii="Times New Roman" w:eastAsia="宋体" w:hAnsi="Times New Roman"/>
          <w:b/>
          <w:bCs/>
          <w:color w:val="8EAADB" w:themeColor="accent1" w:themeTint="99"/>
          <w:sz w:val="28"/>
          <w:szCs w:val="28"/>
        </w:rPr>
        <w:t>descriptions</w:t>
      </w:r>
      <w:r w:rsidR="00E17C01" w:rsidRPr="00791B53">
        <w:rPr>
          <w:rFonts w:ascii="Times New Roman" w:eastAsia="宋体" w:hAnsi="Times New Roman"/>
          <w:b/>
          <w:bCs/>
          <w:color w:val="8EAADB" w:themeColor="accent1" w:themeTint="99"/>
          <w:sz w:val="28"/>
          <w:szCs w:val="28"/>
        </w:rPr>
        <w:t xml:space="preserve">, </w:t>
      </w:r>
      <w:r w:rsidR="006D3A69" w:rsidRPr="00791B53">
        <w:rPr>
          <w:rFonts w:ascii="Times New Roman" w:eastAsia="宋体" w:hAnsi="Times New Roman"/>
          <w:b/>
          <w:bCs/>
          <w:color w:val="8EAADB" w:themeColor="accent1" w:themeTint="99"/>
          <w:sz w:val="28"/>
          <w:szCs w:val="28"/>
        </w:rPr>
        <w:t>images,</w:t>
      </w:r>
      <w:r w:rsidR="00E17C01" w:rsidRPr="00791B53">
        <w:rPr>
          <w:rFonts w:ascii="Times New Roman" w:eastAsia="宋体" w:hAnsi="Times New Roman"/>
          <w:b/>
          <w:bCs/>
          <w:color w:val="8EAADB" w:themeColor="accent1" w:themeTint="99"/>
          <w:sz w:val="28"/>
          <w:szCs w:val="28"/>
        </w:rPr>
        <w:t xml:space="preserve"> and </w:t>
      </w:r>
      <w:r w:rsidR="00FD7D28" w:rsidRPr="00791B53">
        <w:rPr>
          <w:rFonts w:ascii="Times New Roman" w:eastAsia="宋体" w:hAnsi="Times New Roman"/>
          <w:b/>
          <w:bCs/>
          <w:color w:val="8EAADB" w:themeColor="accent1" w:themeTint="99"/>
          <w:sz w:val="28"/>
          <w:szCs w:val="28"/>
        </w:rPr>
        <w:t>possible comments.</w:t>
      </w:r>
      <w:r w:rsidR="00723678" w:rsidRPr="00791B53">
        <w:rPr>
          <w:rFonts w:ascii="Times New Roman" w:eastAsia="宋体" w:hAnsi="Times New Roman"/>
          <w:b/>
          <w:bCs/>
          <w:color w:val="8EAADB" w:themeColor="accent1" w:themeTint="99"/>
          <w:sz w:val="28"/>
          <w:szCs w:val="28"/>
        </w:rPr>
        <w:t xml:space="preserve"> </w:t>
      </w:r>
    </w:p>
    <w:tbl>
      <w:tblPr>
        <w:tblStyle w:val="a4"/>
        <w:tblW w:w="0" w:type="auto"/>
        <w:tblLook w:val="04A0" w:firstRow="1" w:lastRow="0" w:firstColumn="1" w:lastColumn="0" w:noHBand="0" w:noVBand="1"/>
      </w:tblPr>
      <w:tblGrid>
        <w:gridCol w:w="1416"/>
        <w:gridCol w:w="2452"/>
        <w:gridCol w:w="2938"/>
        <w:gridCol w:w="1490"/>
      </w:tblGrid>
      <w:tr w:rsidR="00B36D31" w:rsidRPr="00791B53" w14:paraId="1112B20E" w14:textId="77777777" w:rsidTr="00FA5F58">
        <w:tc>
          <w:tcPr>
            <w:tcW w:w="8296" w:type="dxa"/>
            <w:gridSpan w:val="4"/>
          </w:tcPr>
          <w:p w14:paraId="355B77E1" w14:textId="0BE21B1A" w:rsidR="00B36D31" w:rsidRPr="00791B53" w:rsidRDefault="00B36D31" w:rsidP="00FA5F58">
            <w:pPr>
              <w:jc w:val="center"/>
              <w:outlineLvl w:val="3"/>
              <w:rPr>
                <w:rFonts w:ascii="Times New Roman" w:eastAsia="宋体" w:hAnsi="Times New Roman"/>
                <w:b/>
                <w:bCs/>
              </w:rPr>
            </w:pPr>
            <w:r w:rsidRPr="00791B53">
              <w:rPr>
                <w:rFonts w:ascii="Times New Roman" w:eastAsia="宋体" w:hAnsi="Times New Roman"/>
                <w:b/>
                <w:bCs/>
                <w:sz w:val="36"/>
                <w:szCs w:val="36"/>
              </w:rPr>
              <w:lastRenderedPageBreak/>
              <w:t>Post</w:t>
            </w:r>
            <w:r w:rsidR="002E390C" w:rsidRPr="00791B53">
              <w:rPr>
                <w:rFonts w:ascii="Times New Roman" w:eastAsia="宋体" w:hAnsi="Times New Roman"/>
                <w:b/>
                <w:bCs/>
                <w:sz w:val="36"/>
                <w:szCs w:val="36"/>
              </w:rPr>
              <w:t>s</w:t>
            </w:r>
          </w:p>
        </w:tc>
      </w:tr>
      <w:tr w:rsidR="00100459" w:rsidRPr="00791B53" w14:paraId="7D2F8523" w14:textId="77777777" w:rsidTr="000826A7">
        <w:tc>
          <w:tcPr>
            <w:tcW w:w="1416" w:type="dxa"/>
            <w:vAlign w:val="center"/>
          </w:tcPr>
          <w:p w14:paraId="15458939" w14:textId="2614DAF1" w:rsidR="00880BA5" w:rsidRPr="00791B53" w:rsidRDefault="00880BA5" w:rsidP="00782EA0">
            <w:pPr>
              <w:outlineLvl w:val="3"/>
              <w:rPr>
                <w:rFonts w:ascii="Times New Roman" w:eastAsia="宋体" w:hAnsi="Times New Roman"/>
                <w:b/>
                <w:bCs/>
              </w:rPr>
            </w:pPr>
            <w:r w:rsidRPr="00791B53">
              <w:rPr>
                <w:rFonts w:ascii="Times New Roman" w:eastAsia="宋体" w:hAnsi="Times New Roman"/>
                <w:b/>
                <w:bCs/>
              </w:rPr>
              <w:t>Field</w:t>
            </w:r>
          </w:p>
        </w:tc>
        <w:tc>
          <w:tcPr>
            <w:tcW w:w="2452" w:type="dxa"/>
            <w:vAlign w:val="center"/>
          </w:tcPr>
          <w:p w14:paraId="27AE03C9" w14:textId="09200FEB" w:rsidR="00880BA5" w:rsidRPr="00791B53" w:rsidRDefault="00880BA5" w:rsidP="00782EA0">
            <w:pPr>
              <w:outlineLvl w:val="3"/>
              <w:rPr>
                <w:rFonts w:ascii="Times New Roman" w:eastAsia="宋体" w:hAnsi="Times New Roman"/>
                <w:b/>
                <w:bCs/>
              </w:rPr>
            </w:pPr>
            <w:r w:rsidRPr="00791B53">
              <w:rPr>
                <w:rFonts w:ascii="Times New Roman" w:eastAsia="宋体" w:hAnsi="Times New Roman"/>
                <w:b/>
                <w:bCs/>
              </w:rPr>
              <w:t>Format</w:t>
            </w:r>
          </w:p>
        </w:tc>
        <w:tc>
          <w:tcPr>
            <w:tcW w:w="2938" w:type="dxa"/>
            <w:vAlign w:val="center"/>
          </w:tcPr>
          <w:p w14:paraId="59D3F2B6" w14:textId="2E0F5EF9" w:rsidR="00880BA5" w:rsidRPr="00791B53" w:rsidRDefault="00880BA5" w:rsidP="00782EA0">
            <w:pPr>
              <w:outlineLvl w:val="3"/>
              <w:rPr>
                <w:rFonts w:ascii="Times New Roman" w:eastAsia="宋体" w:hAnsi="Times New Roman"/>
                <w:b/>
                <w:bCs/>
              </w:rPr>
            </w:pPr>
            <w:r w:rsidRPr="00791B53">
              <w:rPr>
                <w:rFonts w:ascii="Times New Roman" w:eastAsia="宋体" w:hAnsi="Times New Roman"/>
                <w:b/>
                <w:bCs/>
              </w:rPr>
              <w:t>Detail</w:t>
            </w:r>
          </w:p>
        </w:tc>
        <w:tc>
          <w:tcPr>
            <w:tcW w:w="1490" w:type="dxa"/>
            <w:vAlign w:val="center"/>
          </w:tcPr>
          <w:p w14:paraId="33130EE7" w14:textId="1EBB3D91" w:rsidR="00880BA5" w:rsidRPr="00791B53" w:rsidRDefault="00880BA5" w:rsidP="00782EA0">
            <w:pPr>
              <w:outlineLvl w:val="3"/>
              <w:rPr>
                <w:rFonts w:ascii="Times New Roman" w:eastAsia="宋体" w:hAnsi="Times New Roman"/>
                <w:b/>
                <w:bCs/>
              </w:rPr>
            </w:pPr>
            <w:r w:rsidRPr="00791B53">
              <w:rPr>
                <w:rFonts w:ascii="Times New Roman" w:eastAsia="宋体" w:hAnsi="Times New Roman"/>
                <w:b/>
                <w:bCs/>
              </w:rPr>
              <w:t>Source</w:t>
            </w:r>
          </w:p>
        </w:tc>
      </w:tr>
      <w:tr w:rsidR="00100459" w:rsidRPr="00791B53" w14:paraId="31A1F7CC" w14:textId="77777777" w:rsidTr="000826A7">
        <w:tc>
          <w:tcPr>
            <w:tcW w:w="1416" w:type="dxa"/>
            <w:vAlign w:val="center"/>
          </w:tcPr>
          <w:p w14:paraId="02BE05CD" w14:textId="70FD00AF" w:rsidR="008321F8" w:rsidRPr="00791B53" w:rsidRDefault="008321F8" w:rsidP="008321F8">
            <w:pPr>
              <w:outlineLvl w:val="3"/>
              <w:rPr>
                <w:rFonts w:ascii="Times New Roman" w:eastAsia="宋体" w:hAnsi="Times New Roman"/>
              </w:rPr>
            </w:pPr>
            <w:r w:rsidRPr="00791B53">
              <w:rPr>
                <w:rFonts w:ascii="Times New Roman" w:eastAsia="宋体" w:hAnsi="Times New Roman"/>
              </w:rPr>
              <w:t>CreateTime</w:t>
            </w:r>
          </w:p>
        </w:tc>
        <w:tc>
          <w:tcPr>
            <w:tcW w:w="2452" w:type="dxa"/>
            <w:vAlign w:val="center"/>
          </w:tcPr>
          <w:p w14:paraId="4EF14112" w14:textId="35101D4E" w:rsidR="008321F8" w:rsidRPr="00791B53" w:rsidRDefault="008321F8" w:rsidP="008321F8">
            <w:pPr>
              <w:outlineLvl w:val="3"/>
              <w:rPr>
                <w:rFonts w:ascii="Times New Roman" w:eastAsia="宋体" w:hAnsi="Times New Roman"/>
              </w:rPr>
            </w:pPr>
            <w:r w:rsidRPr="00791B53">
              <w:rPr>
                <w:rFonts w:ascii="Times New Roman" w:eastAsia="宋体" w:hAnsi="Times New Roman"/>
              </w:rPr>
              <w:t>date</w:t>
            </w:r>
          </w:p>
        </w:tc>
        <w:tc>
          <w:tcPr>
            <w:tcW w:w="2938" w:type="dxa"/>
            <w:vAlign w:val="center"/>
          </w:tcPr>
          <w:p w14:paraId="185A20D7" w14:textId="737153D8" w:rsidR="008321F8" w:rsidRPr="00791B53" w:rsidRDefault="008321F8" w:rsidP="008321F8">
            <w:pPr>
              <w:outlineLvl w:val="3"/>
              <w:rPr>
                <w:rFonts w:ascii="Times New Roman" w:eastAsia="宋体" w:hAnsi="Times New Roman"/>
              </w:rPr>
            </w:pPr>
            <w:r w:rsidRPr="00791B53">
              <w:rPr>
                <w:rFonts w:ascii="Times New Roman" w:eastAsia="宋体" w:hAnsi="Times New Roman"/>
              </w:rPr>
              <w:t>Last create time</w:t>
            </w:r>
            <w:r w:rsidR="0068397B" w:rsidRPr="00791B53">
              <w:rPr>
                <w:rFonts w:ascii="Times New Roman" w:eastAsia="宋体" w:hAnsi="Times New Roman"/>
              </w:rPr>
              <w:t>.</w:t>
            </w:r>
          </w:p>
        </w:tc>
        <w:tc>
          <w:tcPr>
            <w:tcW w:w="1490" w:type="dxa"/>
            <w:vMerge w:val="restart"/>
          </w:tcPr>
          <w:p w14:paraId="54AAA5A8" w14:textId="77777777" w:rsidR="008321F8" w:rsidRPr="00791B53" w:rsidRDefault="008321F8" w:rsidP="008321F8">
            <w:pPr>
              <w:outlineLvl w:val="3"/>
              <w:rPr>
                <w:rFonts w:ascii="Times New Roman" w:eastAsia="宋体" w:hAnsi="Times New Roman"/>
              </w:rPr>
            </w:pPr>
          </w:p>
        </w:tc>
      </w:tr>
      <w:tr w:rsidR="00100459" w:rsidRPr="00791B53" w14:paraId="1281EF8D" w14:textId="77777777" w:rsidTr="000826A7">
        <w:tc>
          <w:tcPr>
            <w:tcW w:w="1416" w:type="dxa"/>
            <w:vAlign w:val="center"/>
          </w:tcPr>
          <w:p w14:paraId="2DAC17D0" w14:textId="4830868A" w:rsidR="008321F8" w:rsidRPr="00791B53" w:rsidRDefault="008321F8" w:rsidP="008321F8">
            <w:pPr>
              <w:outlineLvl w:val="3"/>
              <w:rPr>
                <w:rFonts w:ascii="Times New Roman" w:eastAsia="宋体" w:hAnsi="Times New Roman"/>
              </w:rPr>
            </w:pPr>
            <w:proofErr w:type="spellStart"/>
            <w:r w:rsidRPr="00791B53">
              <w:rPr>
                <w:rFonts w:ascii="Times New Roman" w:eastAsia="宋体" w:hAnsi="Times New Roman"/>
              </w:rPr>
              <w:t>UpdateTime</w:t>
            </w:r>
            <w:proofErr w:type="spellEnd"/>
          </w:p>
        </w:tc>
        <w:tc>
          <w:tcPr>
            <w:tcW w:w="2452" w:type="dxa"/>
            <w:vAlign w:val="center"/>
          </w:tcPr>
          <w:p w14:paraId="3E1A6413" w14:textId="08A63154" w:rsidR="008321F8" w:rsidRPr="00791B53" w:rsidRDefault="008321F8" w:rsidP="008321F8">
            <w:pPr>
              <w:outlineLvl w:val="3"/>
              <w:rPr>
                <w:rFonts w:ascii="Times New Roman" w:eastAsia="宋体" w:hAnsi="Times New Roman"/>
              </w:rPr>
            </w:pPr>
            <w:r w:rsidRPr="00791B53">
              <w:rPr>
                <w:rFonts w:ascii="Times New Roman" w:eastAsia="宋体" w:hAnsi="Times New Roman"/>
              </w:rPr>
              <w:t>date</w:t>
            </w:r>
          </w:p>
        </w:tc>
        <w:tc>
          <w:tcPr>
            <w:tcW w:w="2938" w:type="dxa"/>
            <w:vAlign w:val="center"/>
          </w:tcPr>
          <w:p w14:paraId="157DFAC1" w14:textId="615E22FE" w:rsidR="008321F8" w:rsidRPr="00791B53" w:rsidRDefault="008321F8" w:rsidP="008321F8">
            <w:pPr>
              <w:outlineLvl w:val="3"/>
              <w:rPr>
                <w:rFonts w:ascii="Times New Roman" w:eastAsia="宋体" w:hAnsi="Times New Roman"/>
              </w:rPr>
            </w:pPr>
            <w:r w:rsidRPr="00791B53">
              <w:rPr>
                <w:rFonts w:ascii="Times New Roman" w:eastAsia="宋体" w:hAnsi="Times New Roman"/>
              </w:rPr>
              <w:t>Last update time</w:t>
            </w:r>
            <w:r w:rsidR="0068397B" w:rsidRPr="00791B53">
              <w:rPr>
                <w:rFonts w:ascii="Times New Roman" w:eastAsia="宋体" w:hAnsi="Times New Roman"/>
              </w:rPr>
              <w:t>.</w:t>
            </w:r>
          </w:p>
        </w:tc>
        <w:tc>
          <w:tcPr>
            <w:tcW w:w="1490" w:type="dxa"/>
            <w:vMerge/>
          </w:tcPr>
          <w:p w14:paraId="1D098D64" w14:textId="77777777" w:rsidR="008321F8" w:rsidRPr="00791B53" w:rsidRDefault="008321F8" w:rsidP="008321F8">
            <w:pPr>
              <w:outlineLvl w:val="3"/>
              <w:rPr>
                <w:rFonts w:ascii="Times New Roman" w:eastAsia="宋体" w:hAnsi="Times New Roman"/>
              </w:rPr>
            </w:pPr>
          </w:p>
        </w:tc>
      </w:tr>
      <w:tr w:rsidR="00100459" w:rsidRPr="00791B53" w14:paraId="2B61981B" w14:textId="77777777" w:rsidTr="000826A7">
        <w:tc>
          <w:tcPr>
            <w:tcW w:w="1416" w:type="dxa"/>
            <w:vAlign w:val="center"/>
          </w:tcPr>
          <w:p w14:paraId="3A41D679" w14:textId="234051F6" w:rsidR="00005968" w:rsidRPr="00791B53" w:rsidRDefault="00005968" w:rsidP="008321F8">
            <w:pPr>
              <w:outlineLvl w:val="3"/>
              <w:rPr>
                <w:rFonts w:ascii="Times New Roman" w:eastAsia="宋体" w:hAnsi="Times New Roman"/>
              </w:rPr>
            </w:pPr>
            <w:r w:rsidRPr="00791B53">
              <w:rPr>
                <w:rFonts w:ascii="Times New Roman" w:eastAsia="宋体" w:hAnsi="Times New Roman"/>
              </w:rPr>
              <w:t>PostOwner</w:t>
            </w:r>
          </w:p>
        </w:tc>
        <w:tc>
          <w:tcPr>
            <w:tcW w:w="2452" w:type="dxa"/>
            <w:vAlign w:val="center"/>
          </w:tcPr>
          <w:p w14:paraId="0ACDB23B" w14:textId="544D22D0" w:rsidR="00005968" w:rsidRPr="00791B53" w:rsidRDefault="0068397B" w:rsidP="008321F8">
            <w:pPr>
              <w:outlineLvl w:val="3"/>
              <w:rPr>
                <w:rFonts w:ascii="Times New Roman" w:eastAsia="宋体" w:hAnsi="Times New Roman"/>
              </w:rPr>
            </w:pPr>
            <w:r w:rsidRPr="00791B53">
              <w:rPr>
                <w:rFonts w:ascii="Times New Roman" w:eastAsia="宋体" w:hAnsi="Times New Roman"/>
              </w:rPr>
              <w:t>EmailAddress</w:t>
            </w:r>
          </w:p>
        </w:tc>
        <w:tc>
          <w:tcPr>
            <w:tcW w:w="2938" w:type="dxa"/>
            <w:vAlign w:val="center"/>
          </w:tcPr>
          <w:p w14:paraId="103B45D9" w14:textId="39E3B271" w:rsidR="00005968" w:rsidRPr="00791B53" w:rsidRDefault="00005968" w:rsidP="008321F8">
            <w:pPr>
              <w:outlineLvl w:val="3"/>
              <w:rPr>
                <w:rFonts w:ascii="Times New Roman" w:eastAsia="宋体" w:hAnsi="Times New Roman"/>
              </w:rPr>
            </w:pPr>
            <w:r w:rsidRPr="00791B53">
              <w:rPr>
                <w:rFonts w:ascii="Times New Roman" w:eastAsia="宋体" w:hAnsi="Times New Roman"/>
              </w:rPr>
              <w:t xml:space="preserve">Refer to table </w:t>
            </w:r>
            <w:proofErr w:type="spellStart"/>
            <w:r w:rsidRPr="00791B53">
              <w:rPr>
                <w:rFonts w:ascii="Times New Roman" w:eastAsia="宋体" w:hAnsi="Times New Roman"/>
              </w:rPr>
              <w:t>User_Info</w:t>
            </w:r>
            <w:proofErr w:type="spellEnd"/>
            <w:r w:rsidRPr="00791B53">
              <w:rPr>
                <w:rFonts w:ascii="Times New Roman" w:eastAsia="宋体" w:hAnsi="Times New Roman"/>
              </w:rPr>
              <w:t>.</w:t>
            </w:r>
          </w:p>
        </w:tc>
        <w:tc>
          <w:tcPr>
            <w:tcW w:w="1490" w:type="dxa"/>
            <w:vMerge w:val="restart"/>
          </w:tcPr>
          <w:p w14:paraId="4CF34317" w14:textId="3A2DDCFC" w:rsidR="00005968" w:rsidRPr="00791B53" w:rsidRDefault="00005968" w:rsidP="008321F8">
            <w:pPr>
              <w:outlineLvl w:val="3"/>
              <w:rPr>
                <w:rFonts w:ascii="Times New Roman" w:eastAsia="宋体" w:hAnsi="Times New Roman"/>
              </w:rPr>
            </w:pPr>
            <w:r w:rsidRPr="00791B53">
              <w:rPr>
                <w:rFonts w:ascii="Times New Roman" w:eastAsia="宋体" w:hAnsi="Times New Roman"/>
              </w:rPr>
              <w:t xml:space="preserve">Provided by </w:t>
            </w:r>
            <w:r w:rsidR="00F8526F" w:rsidRPr="00791B53">
              <w:rPr>
                <w:rFonts w:ascii="Times New Roman" w:eastAsia="宋体" w:hAnsi="Times New Roman"/>
              </w:rPr>
              <w:t xml:space="preserve">the </w:t>
            </w:r>
            <w:r w:rsidRPr="00791B53">
              <w:rPr>
                <w:rFonts w:ascii="Times New Roman" w:eastAsia="宋体" w:hAnsi="Times New Roman"/>
              </w:rPr>
              <w:t>application while the application call server API.</w:t>
            </w:r>
          </w:p>
        </w:tc>
      </w:tr>
      <w:tr w:rsidR="00100459" w:rsidRPr="00791B53" w14:paraId="790C172C" w14:textId="77777777" w:rsidTr="000826A7">
        <w:tc>
          <w:tcPr>
            <w:tcW w:w="1416" w:type="dxa"/>
            <w:vAlign w:val="center"/>
          </w:tcPr>
          <w:p w14:paraId="4065D4D1" w14:textId="34FFEAFE" w:rsidR="00C462F9" w:rsidRPr="00791B53" w:rsidRDefault="00C462F9" w:rsidP="00C40DAD">
            <w:pPr>
              <w:outlineLvl w:val="3"/>
              <w:rPr>
                <w:rFonts w:ascii="Times New Roman" w:eastAsia="宋体" w:hAnsi="Times New Roman"/>
              </w:rPr>
            </w:pPr>
            <w:r w:rsidRPr="00791B53">
              <w:rPr>
                <w:rFonts w:ascii="Times New Roman" w:eastAsia="宋体" w:hAnsi="Times New Roman"/>
              </w:rPr>
              <w:t>Title</w:t>
            </w:r>
          </w:p>
        </w:tc>
        <w:tc>
          <w:tcPr>
            <w:tcW w:w="2452" w:type="dxa"/>
            <w:vAlign w:val="center"/>
          </w:tcPr>
          <w:p w14:paraId="1DA23BAF" w14:textId="7B91E8FB" w:rsidR="00C462F9" w:rsidRPr="00791B53" w:rsidRDefault="00BB7337" w:rsidP="00C40DAD">
            <w:pPr>
              <w:outlineLvl w:val="3"/>
              <w:rPr>
                <w:rFonts w:ascii="Times New Roman" w:eastAsia="宋体" w:hAnsi="Times New Roman"/>
              </w:rPr>
            </w:pPr>
            <w:r w:rsidRPr="00791B53">
              <w:rPr>
                <w:rFonts w:ascii="Times New Roman" w:eastAsia="宋体" w:hAnsi="Times New Roman"/>
              </w:rPr>
              <w:t>string</w:t>
            </w:r>
          </w:p>
        </w:tc>
        <w:tc>
          <w:tcPr>
            <w:tcW w:w="2938" w:type="dxa"/>
            <w:vAlign w:val="center"/>
          </w:tcPr>
          <w:p w14:paraId="73D86650" w14:textId="069EA383" w:rsidR="00C462F9" w:rsidRPr="00791B53" w:rsidRDefault="003F281E" w:rsidP="00C40DAD">
            <w:pPr>
              <w:outlineLvl w:val="3"/>
              <w:rPr>
                <w:rFonts w:ascii="Times New Roman" w:eastAsia="宋体" w:hAnsi="Times New Roman"/>
              </w:rPr>
            </w:pPr>
            <w:r w:rsidRPr="00791B53">
              <w:rPr>
                <w:rFonts w:ascii="Times New Roman" w:eastAsia="宋体" w:hAnsi="Times New Roman"/>
              </w:rPr>
              <w:t>T</w:t>
            </w:r>
            <w:r w:rsidR="00BB7337" w:rsidRPr="00791B53">
              <w:rPr>
                <w:rFonts w:ascii="Times New Roman" w:eastAsia="宋体" w:hAnsi="Times New Roman"/>
              </w:rPr>
              <w:t>itle</w:t>
            </w:r>
            <w:r w:rsidR="00A524AC" w:rsidRPr="00791B53">
              <w:rPr>
                <w:rFonts w:ascii="Times New Roman" w:eastAsia="宋体" w:hAnsi="Times New Roman"/>
              </w:rPr>
              <w:t>.</w:t>
            </w:r>
          </w:p>
        </w:tc>
        <w:tc>
          <w:tcPr>
            <w:tcW w:w="1490" w:type="dxa"/>
            <w:vMerge/>
          </w:tcPr>
          <w:p w14:paraId="4FD9FEAD" w14:textId="77777777" w:rsidR="00C462F9" w:rsidRPr="00791B53" w:rsidRDefault="00C462F9" w:rsidP="00C40DAD">
            <w:pPr>
              <w:outlineLvl w:val="3"/>
              <w:rPr>
                <w:rFonts w:ascii="Times New Roman" w:eastAsia="宋体" w:hAnsi="Times New Roman"/>
              </w:rPr>
            </w:pPr>
          </w:p>
        </w:tc>
      </w:tr>
      <w:tr w:rsidR="00100459" w:rsidRPr="00791B53" w14:paraId="03E09289" w14:textId="77777777" w:rsidTr="000826A7">
        <w:trPr>
          <w:cantSplit/>
        </w:trPr>
        <w:tc>
          <w:tcPr>
            <w:tcW w:w="1416" w:type="dxa"/>
            <w:vAlign w:val="center"/>
          </w:tcPr>
          <w:p w14:paraId="2D536241" w14:textId="5F47A50E" w:rsidR="00005968" w:rsidRPr="00791B53" w:rsidRDefault="00005968" w:rsidP="00C40DAD">
            <w:pPr>
              <w:outlineLvl w:val="3"/>
              <w:rPr>
                <w:rFonts w:ascii="Times New Roman" w:eastAsia="宋体" w:hAnsi="Times New Roman"/>
              </w:rPr>
            </w:pPr>
            <w:r w:rsidRPr="00791B53">
              <w:rPr>
                <w:rFonts w:ascii="Times New Roman" w:eastAsia="宋体" w:hAnsi="Times New Roman"/>
              </w:rPr>
              <w:t>Text</w:t>
            </w:r>
          </w:p>
        </w:tc>
        <w:tc>
          <w:tcPr>
            <w:tcW w:w="2452" w:type="dxa"/>
            <w:vAlign w:val="center"/>
          </w:tcPr>
          <w:p w14:paraId="72ED19C6" w14:textId="79A1AD4C" w:rsidR="00005968" w:rsidRPr="00791B53" w:rsidRDefault="00005968" w:rsidP="00C40DAD">
            <w:pPr>
              <w:outlineLvl w:val="3"/>
              <w:rPr>
                <w:rFonts w:ascii="Times New Roman" w:eastAsia="宋体" w:hAnsi="Times New Roman"/>
              </w:rPr>
            </w:pPr>
            <w:r w:rsidRPr="00791B53">
              <w:rPr>
                <w:rFonts w:ascii="Times New Roman" w:eastAsia="宋体" w:hAnsi="Times New Roman"/>
              </w:rPr>
              <w:t>string</w:t>
            </w:r>
          </w:p>
        </w:tc>
        <w:tc>
          <w:tcPr>
            <w:tcW w:w="2938" w:type="dxa"/>
            <w:vAlign w:val="center"/>
          </w:tcPr>
          <w:p w14:paraId="0D02A9AF" w14:textId="1158616F" w:rsidR="00005968" w:rsidRPr="00791B53" w:rsidRDefault="006D5726" w:rsidP="00C40DAD">
            <w:pPr>
              <w:outlineLvl w:val="3"/>
              <w:rPr>
                <w:rFonts w:ascii="Times New Roman" w:eastAsia="宋体" w:hAnsi="Times New Roman"/>
              </w:rPr>
            </w:pPr>
            <w:r w:rsidRPr="00791B53">
              <w:rPr>
                <w:rFonts w:ascii="Times New Roman" w:eastAsia="宋体" w:hAnsi="Times New Roman"/>
              </w:rPr>
              <w:t xml:space="preserve">Detail </w:t>
            </w:r>
            <w:r w:rsidR="005B2949" w:rsidRPr="00791B53">
              <w:rPr>
                <w:rFonts w:ascii="Times New Roman" w:eastAsia="宋体" w:hAnsi="Times New Roman"/>
              </w:rPr>
              <w:t>d</w:t>
            </w:r>
            <w:r w:rsidR="00005968" w:rsidRPr="00791B53">
              <w:rPr>
                <w:rFonts w:ascii="Times New Roman" w:eastAsia="宋体" w:hAnsi="Times New Roman"/>
              </w:rPr>
              <w:t>escriptions</w:t>
            </w:r>
            <w:r w:rsidR="00A524AC" w:rsidRPr="00791B53">
              <w:rPr>
                <w:rFonts w:ascii="Times New Roman" w:eastAsia="宋体" w:hAnsi="Times New Roman"/>
              </w:rPr>
              <w:t>.</w:t>
            </w:r>
          </w:p>
        </w:tc>
        <w:tc>
          <w:tcPr>
            <w:tcW w:w="1490" w:type="dxa"/>
            <w:vMerge/>
          </w:tcPr>
          <w:p w14:paraId="3A344FA7" w14:textId="77777777" w:rsidR="00005968" w:rsidRPr="00791B53" w:rsidRDefault="00005968" w:rsidP="00C40DAD">
            <w:pPr>
              <w:outlineLvl w:val="3"/>
              <w:rPr>
                <w:rFonts w:ascii="Times New Roman" w:eastAsia="宋体" w:hAnsi="Times New Roman"/>
              </w:rPr>
            </w:pPr>
          </w:p>
        </w:tc>
      </w:tr>
      <w:tr w:rsidR="00100459" w:rsidRPr="00791B53" w14:paraId="024B08D9" w14:textId="77777777" w:rsidTr="000826A7">
        <w:tc>
          <w:tcPr>
            <w:tcW w:w="1416" w:type="dxa"/>
            <w:vAlign w:val="center"/>
          </w:tcPr>
          <w:p w14:paraId="77C29692" w14:textId="037E6ABE" w:rsidR="00005968" w:rsidRPr="00791B53" w:rsidRDefault="00005968" w:rsidP="00C40DAD">
            <w:pPr>
              <w:outlineLvl w:val="3"/>
              <w:rPr>
                <w:rFonts w:ascii="Times New Roman" w:eastAsia="宋体" w:hAnsi="Times New Roman"/>
              </w:rPr>
            </w:pPr>
            <w:r w:rsidRPr="00791B53">
              <w:rPr>
                <w:rFonts w:ascii="Times New Roman" w:eastAsia="宋体" w:hAnsi="Times New Roman"/>
              </w:rPr>
              <w:t>Images</w:t>
            </w:r>
          </w:p>
        </w:tc>
        <w:tc>
          <w:tcPr>
            <w:tcW w:w="2452" w:type="dxa"/>
            <w:vAlign w:val="center"/>
          </w:tcPr>
          <w:p w14:paraId="7F174DEE" w14:textId="784AFA4A" w:rsidR="00005968" w:rsidRPr="00791B53" w:rsidRDefault="0067466E" w:rsidP="00C40DAD">
            <w:pPr>
              <w:outlineLvl w:val="3"/>
              <w:rPr>
                <w:rFonts w:ascii="Times New Roman" w:eastAsia="宋体" w:hAnsi="Times New Roman"/>
              </w:rPr>
            </w:pPr>
            <w:r w:rsidRPr="00791B53">
              <w:rPr>
                <w:rFonts w:ascii="Times New Roman" w:eastAsia="宋体" w:hAnsi="Times New Roman"/>
              </w:rPr>
              <w:t>l</w:t>
            </w:r>
            <w:r w:rsidR="00005968" w:rsidRPr="00791B53">
              <w:rPr>
                <w:rFonts w:ascii="Times New Roman" w:eastAsia="宋体" w:hAnsi="Times New Roman"/>
              </w:rPr>
              <w:t>ist of base64 strings</w:t>
            </w:r>
          </w:p>
        </w:tc>
        <w:tc>
          <w:tcPr>
            <w:tcW w:w="2938" w:type="dxa"/>
            <w:vAlign w:val="center"/>
          </w:tcPr>
          <w:p w14:paraId="3C159D12" w14:textId="25719470" w:rsidR="00005968" w:rsidRPr="00791B53" w:rsidRDefault="00005968" w:rsidP="00C40DAD">
            <w:pPr>
              <w:outlineLvl w:val="3"/>
              <w:rPr>
                <w:rFonts w:ascii="Times New Roman" w:eastAsia="宋体" w:hAnsi="Times New Roman"/>
              </w:rPr>
            </w:pPr>
            <w:r w:rsidRPr="00791B53">
              <w:rPr>
                <w:rFonts w:ascii="Times New Roman" w:eastAsia="宋体" w:hAnsi="Times New Roman"/>
              </w:rPr>
              <w:t>The images for goods</w:t>
            </w:r>
            <w:r w:rsidR="00A524AC" w:rsidRPr="00791B53">
              <w:rPr>
                <w:rFonts w:ascii="Times New Roman" w:eastAsia="宋体" w:hAnsi="Times New Roman"/>
              </w:rPr>
              <w:t>.</w:t>
            </w:r>
          </w:p>
        </w:tc>
        <w:tc>
          <w:tcPr>
            <w:tcW w:w="1490" w:type="dxa"/>
            <w:vMerge/>
          </w:tcPr>
          <w:p w14:paraId="24378DE3" w14:textId="77777777" w:rsidR="00005968" w:rsidRPr="00791B53" w:rsidRDefault="00005968" w:rsidP="00C40DAD">
            <w:pPr>
              <w:outlineLvl w:val="3"/>
              <w:rPr>
                <w:rFonts w:ascii="Times New Roman" w:eastAsia="宋体" w:hAnsi="Times New Roman"/>
              </w:rPr>
            </w:pPr>
          </w:p>
        </w:tc>
      </w:tr>
      <w:tr w:rsidR="00100459" w:rsidRPr="00791B53" w14:paraId="39415F17" w14:textId="77777777" w:rsidTr="000826A7">
        <w:tc>
          <w:tcPr>
            <w:tcW w:w="1416" w:type="dxa"/>
            <w:vAlign w:val="center"/>
          </w:tcPr>
          <w:p w14:paraId="14C020A4" w14:textId="712F6E85" w:rsidR="00005968" w:rsidRPr="00791B53" w:rsidRDefault="00005968" w:rsidP="00C40DAD">
            <w:pPr>
              <w:outlineLvl w:val="3"/>
              <w:rPr>
                <w:rFonts w:ascii="Times New Roman" w:eastAsia="宋体" w:hAnsi="Times New Roman"/>
              </w:rPr>
            </w:pPr>
            <w:r w:rsidRPr="00791B53">
              <w:rPr>
                <w:rFonts w:ascii="Times New Roman" w:eastAsia="宋体" w:hAnsi="Times New Roman"/>
              </w:rPr>
              <w:t>Comments</w:t>
            </w:r>
          </w:p>
        </w:tc>
        <w:tc>
          <w:tcPr>
            <w:tcW w:w="2452" w:type="dxa"/>
            <w:vAlign w:val="center"/>
          </w:tcPr>
          <w:p w14:paraId="29B0EA17" w14:textId="02535A12" w:rsidR="00005968" w:rsidRPr="00791B53" w:rsidRDefault="001D20B5" w:rsidP="00C40DAD">
            <w:pPr>
              <w:outlineLvl w:val="3"/>
              <w:rPr>
                <w:rFonts w:ascii="Times New Roman" w:eastAsia="宋体" w:hAnsi="Times New Roman"/>
              </w:rPr>
            </w:pPr>
            <w:r w:rsidRPr="00791B53">
              <w:rPr>
                <w:rFonts w:ascii="Times New Roman" w:eastAsia="宋体" w:hAnsi="Times New Roman"/>
              </w:rPr>
              <w:t>list</w:t>
            </w:r>
            <w:r w:rsidR="00005968" w:rsidRPr="00791B53">
              <w:rPr>
                <w:rFonts w:ascii="Times New Roman" w:eastAsia="宋体" w:hAnsi="Times New Roman"/>
              </w:rPr>
              <w:t xml:space="preserve"> of {</w:t>
            </w:r>
            <w:r w:rsidR="00A524AC" w:rsidRPr="00791B53">
              <w:rPr>
                <w:rFonts w:ascii="Times New Roman" w:eastAsia="宋体" w:hAnsi="Times New Roman"/>
              </w:rPr>
              <w:t xml:space="preserve"> </w:t>
            </w:r>
            <w:r w:rsidR="00E53CAB" w:rsidRPr="00791B53">
              <w:rPr>
                <w:rFonts w:ascii="Times New Roman" w:eastAsia="宋体" w:hAnsi="Times New Roman"/>
              </w:rPr>
              <w:t>Commenter</w:t>
            </w:r>
            <w:r w:rsidR="000005A7" w:rsidRPr="00791B53">
              <w:rPr>
                <w:rFonts w:ascii="Times New Roman" w:eastAsia="宋体" w:hAnsi="Times New Roman"/>
              </w:rPr>
              <w:t>,</w:t>
            </w:r>
            <w:r w:rsidR="009916EC" w:rsidRPr="00791B53">
              <w:rPr>
                <w:rFonts w:ascii="Times New Roman" w:eastAsia="宋体" w:hAnsi="Times New Roman"/>
              </w:rPr>
              <w:t xml:space="preserve"> </w:t>
            </w:r>
            <w:r w:rsidR="00DE4E6C" w:rsidRPr="00791B53">
              <w:rPr>
                <w:rFonts w:ascii="Times New Roman" w:eastAsia="宋体" w:hAnsi="Times New Roman"/>
              </w:rPr>
              <w:t>NickName</w:t>
            </w:r>
            <w:r w:rsidR="00E10DFC" w:rsidRPr="00791B53">
              <w:rPr>
                <w:rFonts w:ascii="Times New Roman" w:eastAsia="宋体" w:hAnsi="Times New Roman"/>
              </w:rPr>
              <w:t xml:space="preserve">, </w:t>
            </w:r>
            <w:proofErr w:type="spellStart"/>
            <w:r w:rsidR="00B2603F" w:rsidRPr="00791B53">
              <w:rPr>
                <w:rFonts w:ascii="Times New Roman" w:eastAsia="宋体" w:hAnsi="Times New Roman"/>
              </w:rPr>
              <w:t>Comment</w:t>
            </w:r>
            <w:r w:rsidR="000005A7" w:rsidRPr="00791B53">
              <w:rPr>
                <w:rFonts w:ascii="Times New Roman" w:eastAsia="宋体" w:hAnsi="Times New Roman"/>
              </w:rPr>
              <w:t>Time</w:t>
            </w:r>
            <w:proofErr w:type="spellEnd"/>
            <w:r w:rsidR="000005A7" w:rsidRPr="00791B53">
              <w:rPr>
                <w:rFonts w:ascii="Times New Roman" w:eastAsia="宋体" w:hAnsi="Times New Roman"/>
              </w:rPr>
              <w:t>,</w:t>
            </w:r>
            <w:r w:rsidR="00041416" w:rsidRPr="00791B53">
              <w:rPr>
                <w:rFonts w:ascii="Times New Roman" w:eastAsia="宋体" w:hAnsi="Times New Roman"/>
              </w:rPr>
              <w:t xml:space="preserve"> </w:t>
            </w:r>
            <w:r w:rsidR="00276469" w:rsidRPr="00791B53">
              <w:rPr>
                <w:rFonts w:ascii="Times New Roman" w:eastAsia="宋体" w:hAnsi="Times New Roman"/>
              </w:rPr>
              <w:t>Tex</w:t>
            </w:r>
            <w:r w:rsidR="005236A1" w:rsidRPr="00791B53">
              <w:rPr>
                <w:rFonts w:ascii="Times New Roman" w:eastAsia="宋体" w:hAnsi="Times New Roman"/>
              </w:rPr>
              <w:t>t</w:t>
            </w:r>
            <w:r w:rsidR="00005968" w:rsidRPr="00791B53">
              <w:rPr>
                <w:rFonts w:ascii="Times New Roman" w:eastAsia="宋体" w:hAnsi="Times New Roman"/>
              </w:rPr>
              <w:t>}</w:t>
            </w:r>
          </w:p>
        </w:tc>
        <w:tc>
          <w:tcPr>
            <w:tcW w:w="2938" w:type="dxa"/>
            <w:vAlign w:val="center"/>
          </w:tcPr>
          <w:p w14:paraId="03114086" w14:textId="66E4E5BC" w:rsidR="00005968" w:rsidRPr="00791B53" w:rsidRDefault="00005968" w:rsidP="00C40DAD">
            <w:pPr>
              <w:outlineLvl w:val="3"/>
              <w:rPr>
                <w:rFonts w:ascii="Times New Roman" w:eastAsia="宋体" w:hAnsi="Times New Roman"/>
              </w:rPr>
            </w:pPr>
            <w:r w:rsidRPr="00791B53">
              <w:rPr>
                <w:rFonts w:ascii="Times New Roman" w:eastAsia="宋体" w:hAnsi="Times New Roman"/>
              </w:rPr>
              <w:t>E.g. {</w:t>
            </w:r>
            <w:r w:rsidR="006F1FDB" w:rsidRPr="00791B53">
              <w:rPr>
                <w:rFonts w:ascii="Times New Roman" w:eastAsia="宋体" w:hAnsi="Times New Roman"/>
              </w:rPr>
              <w:t xml:space="preserve"> schendf@connect.ust.hk, Alex, 2022-10-31, </w:t>
            </w:r>
            <w:r w:rsidRPr="00791B53">
              <w:rPr>
                <w:rFonts w:ascii="Times New Roman" w:eastAsia="宋体" w:hAnsi="Times New Roman"/>
              </w:rPr>
              <w:t>“it is so beautiful</w:t>
            </w:r>
            <w:r w:rsidRPr="00791B53">
              <w:rPr>
                <mc:AlternateContent>
                  <mc:Choice Requires="w16se">
                    <w:rFonts w:ascii="Times New Roman" w:eastAsia="宋体" w:hAnsi="Times New Roman"/>
                  </mc:Choice>
                  <mc:Fallback>
                    <w:rFonts w:ascii="Segoe UI Emoji" w:eastAsia="Segoe UI Emoji" w:hAnsi="Segoe UI Emoji" w:cs="Segoe UI Emoji"/>
                  </mc:Fallback>
                </mc:AlternateContent>
              </w:rPr>
              <mc:AlternateContent>
                <mc:Choice Requires="w16se">
                  <w16se:symEx w16se:font="Segoe UI Emoji" w16se:char="1F600"/>
                </mc:Choice>
                <mc:Fallback>
                  <w:t>😀</w:t>
                </mc:Fallback>
              </mc:AlternateContent>
            </w:r>
            <w:r w:rsidRPr="00791B53">
              <w:rPr>
                <w:rFonts w:ascii="Times New Roman" w:eastAsia="宋体" w:hAnsi="Times New Roman"/>
              </w:rPr>
              <w:t>”}</w:t>
            </w:r>
          </w:p>
        </w:tc>
        <w:tc>
          <w:tcPr>
            <w:tcW w:w="1490" w:type="dxa"/>
            <w:vMerge/>
          </w:tcPr>
          <w:p w14:paraId="47E50D70" w14:textId="77777777" w:rsidR="00005968" w:rsidRPr="00791B53" w:rsidRDefault="00005968" w:rsidP="00C40DAD">
            <w:pPr>
              <w:outlineLvl w:val="3"/>
              <w:rPr>
                <w:rFonts w:ascii="Times New Roman" w:eastAsia="宋体" w:hAnsi="Times New Roman"/>
              </w:rPr>
            </w:pPr>
          </w:p>
        </w:tc>
      </w:tr>
      <w:tr w:rsidR="006F1FDB" w:rsidRPr="00791B53" w14:paraId="56E6E6F0" w14:textId="77777777" w:rsidTr="000826A7">
        <w:tc>
          <w:tcPr>
            <w:tcW w:w="1416" w:type="dxa"/>
            <w:vAlign w:val="center"/>
          </w:tcPr>
          <w:p w14:paraId="4D5D7704" w14:textId="64038960" w:rsidR="00980F6C" w:rsidRPr="00791B53" w:rsidRDefault="00980F6C" w:rsidP="00C40DAD">
            <w:pPr>
              <w:outlineLvl w:val="3"/>
              <w:rPr>
                <w:rFonts w:ascii="Times New Roman" w:eastAsia="宋体" w:hAnsi="Times New Roman"/>
              </w:rPr>
            </w:pPr>
            <w:r w:rsidRPr="00791B53">
              <w:rPr>
                <w:rFonts w:ascii="Times New Roman" w:eastAsia="宋体" w:hAnsi="Times New Roman"/>
              </w:rPr>
              <w:t>Fields</w:t>
            </w:r>
          </w:p>
        </w:tc>
        <w:tc>
          <w:tcPr>
            <w:tcW w:w="2452" w:type="dxa"/>
            <w:vAlign w:val="center"/>
          </w:tcPr>
          <w:p w14:paraId="15ABBE7B" w14:textId="34AEAEA9" w:rsidR="00980F6C" w:rsidRPr="00791B53" w:rsidRDefault="00714F8E" w:rsidP="00C40DAD">
            <w:pPr>
              <w:outlineLvl w:val="3"/>
              <w:rPr>
                <w:rFonts w:ascii="Times New Roman" w:eastAsia="宋体" w:hAnsi="Times New Roman"/>
              </w:rPr>
            </w:pPr>
            <w:r w:rsidRPr="00791B53">
              <w:rPr>
                <w:rFonts w:ascii="Times New Roman" w:eastAsia="宋体" w:hAnsi="Times New Roman"/>
              </w:rPr>
              <w:t>list</w:t>
            </w:r>
            <w:r w:rsidR="00980F6C" w:rsidRPr="00791B53">
              <w:rPr>
                <w:rFonts w:ascii="Times New Roman" w:eastAsia="宋体" w:hAnsi="Times New Roman"/>
              </w:rPr>
              <w:t xml:space="preserve"> of strings</w:t>
            </w:r>
          </w:p>
        </w:tc>
        <w:tc>
          <w:tcPr>
            <w:tcW w:w="2938" w:type="dxa"/>
            <w:vAlign w:val="center"/>
          </w:tcPr>
          <w:p w14:paraId="78B728FB" w14:textId="48C8C290" w:rsidR="00980F6C" w:rsidRPr="00791B53" w:rsidRDefault="00EA6938" w:rsidP="00C40DAD">
            <w:pPr>
              <w:outlineLvl w:val="3"/>
              <w:rPr>
                <w:rFonts w:ascii="Times New Roman" w:eastAsia="宋体" w:hAnsi="Times New Roman"/>
              </w:rPr>
            </w:pPr>
            <w:r w:rsidRPr="00791B53">
              <w:rPr>
                <w:rFonts w:ascii="Times New Roman" w:eastAsia="宋体" w:hAnsi="Times New Roman"/>
              </w:rPr>
              <w:t>Choose a list of labels: e.g. Digital, Fashion, Makeup, Game</w:t>
            </w:r>
            <w:r w:rsidR="00F8526F" w:rsidRPr="00791B53">
              <w:rPr>
                <w:rFonts w:ascii="Times New Roman" w:eastAsia="宋体" w:hAnsi="Times New Roman"/>
              </w:rPr>
              <w:t>,</w:t>
            </w:r>
            <w:r w:rsidRPr="00791B53">
              <w:rPr>
                <w:rFonts w:ascii="Times New Roman" w:eastAsia="宋体" w:hAnsi="Times New Roman"/>
              </w:rPr>
              <w:t xml:space="preserve"> and so on.</w:t>
            </w:r>
          </w:p>
        </w:tc>
        <w:tc>
          <w:tcPr>
            <w:tcW w:w="1490" w:type="dxa"/>
            <w:vMerge/>
          </w:tcPr>
          <w:p w14:paraId="25AC1D25" w14:textId="77777777" w:rsidR="00980F6C" w:rsidRPr="00791B53" w:rsidRDefault="00980F6C" w:rsidP="00C40DAD">
            <w:pPr>
              <w:outlineLvl w:val="3"/>
              <w:rPr>
                <w:rFonts w:ascii="Times New Roman" w:eastAsia="宋体" w:hAnsi="Times New Roman"/>
              </w:rPr>
            </w:pPr>
          </w:p>
        </w:tc>
      </w:tr>
      <w:tr w:rsidR="00100459" w:rsidRPr="00791B53" w14:paraId="351CE10A" w14:textId="77777777" w:rsidTr="000826A7">
        <w:tc>
          <w:tcPr>
            <w:tcW w:w="1416" w:type="dxa"/>
            <w:vAlign w:val="center"/>
          </w:tcPr>
          <w:p w14:paraId="414E82EC" w14:textId="33E3B71E" w:rsidR="00005968" w:rsidRPr="00791B53" w:rsidRDefault="00005968" w:rsidP="00C40DAD">
            <w:pPr>
              <w:outlineLvl w:val="3"/>
              <w:rPr>
                <w:rFonts w:ascii="Times New Roman" w:eastAsia="宋体" w:hAnsi="Times New Roman"/>
              </w:rPr>
            </w:pPr>
            <w:r w:rsidRPr="00791B53">
              <w:rPr>
                <w:rFonts w:ascii="Times New Roman" w:eastAsia="宋体" w:hAnsi="Times New Roman"/>
              </w:rPr>
              <w:t>Auction</w:t>
            </w:r>
          </w:p>
        </w:tc>
        <w:tc>
          <w:tcPr>
            <w:tcW w:w="2452" w:type="dxa"/>
            <w:vAlign w:val="center"/>
          </w:tcPr>
          <w:p w14:paraId="7C0161FC" w14:textId="4AEAB8EF" w:rsidR="00005968" w:rsidRPr="00791B53" w:rsidRDefault="00005968" w:rsidP="00C40DAD">
            <w:pPr>
              <w:outlineLvl w:val="3"/>
              <w:rPr>
                <w:rFonts w:ascii="Times New Roman" w:eastAsia="宋体" w:hAnsi="Times New Roman"/>
              </w:rPr>
            </w:pPr>
            <w:r w:rsidRPr="00791B53">
              <w:rPr>
                <w:rFonts w:ascii="Times New Roman" w:eastAsia="宋体" w:hAnsi="Times New Roman"/>
              </w:rPr>
              <w:t>boolean</w:t>
            </w:r>
          </w:p>
        </w:tc>
        <w:tc>
          <w:tcPr>
            <w:tcW w:w="2938" w:type="dxa"/>
            <w:vAlign w:val="center"/>
          </w:tcPr>
          <w:p w14:paraId="5C1900F9" w14:textId="30F6BC48" w:rsidR="00005968" w:rsidRPr="00791B53" w:rsidRDefault="00005968" w:rsidP="00C40DAD">
            <w:pPr>
              <w:outlineLvl w:val="3"/>
              <w:rPr>
                <w:rFonts w:ascii="Times New Roman" w:eastAsia="宋体" w:hAnsi="Times New Roman"/>
              </w:rPr>
            </w:pPr>
            <w:r w:rsidRPr="00791B53">
              <w:rPr>
                <w:rFonts w:ascii="Times New Roman" w:eastAsia="宋体" w:hAnsi="Times New Roman"/>
              </w:rPr>
              <w:t>Whether it is an auction or not</w:t>
            </w:r>
            <w:r w:rsidR="007A4EC9" w:rsidRPr="00791B53">
              <w:rPr>
                <w:rFonts w:ascii="Times New Roman" w:eastAsia="宋体" w:hAnsi="Times New Roman"/>
              </w:rPr>
              <w:t>.</w:t>
            </w:r>
          </w:p>
        </w:tc>
        <w:tc>
          <w:tcPr>
            <w:tcW w:w="1490" w:type="dxa"/>
            <w:vMerge/>
          </w:tcPr>
          <w:p w14:paraId="4647372F" w14:textId="77777777" w:rsidR="00005968" w:rsidRPr="00791B53" w:rsidRDefault="00005968" w:rsidP="00C40DAD">
            <w:pPr>
              <w:outlineLvl w:val="3"/>
              <w:rPr>
                <w:rFonts w:ascii="Times New Roman" w:eastAsia="宋体" w:hAnsi="Times New Roman"/>
              </w:rPr>
            </w:pPr>
          </w:p>
        </w:tc>
      </w:tr>
      <w:tr w:rsidR="00100459" w:rsidRPr="00791B53" w14:paraId="2DDA7CF4" w14:textId="77777777" w:rsidTr="000826A7">
        <w:tc>
          <w:tcPr>
            <w:tcW w:w="1416" w:type="dxa"/>
            <w:vAlign w:val="center"/>
          </w:tcPr>
          <w:p w14:paraId="2CD8F1DC" w14:textId="46A54856" w:rsidR="00005968" w:rsidRPr="00791B53" w:rsidRDefault="00005968" w:rsidP="00B82648">
            <w:pPr>
              <w:outlineLvl w:val="3"/>
              <w:rPr>
                <w:rFonts w:ascii="Times New Roman" w:eastAsia="宋体" w:hAnsi="Times New Roman"/>
              </w:rPr>
            </w:pPr>
            <w:r w:rsidRPr="00791B53">
              <w:rPr>
                <w:rFonts w:ascii="Times New Roman" w:eastAsia="宋体" w:hAnsi="Times New Roman"/>
              </w:rPr>
              <w:t>LostFound</w:t>
            </w:r>
          </w:p>
        </w:tc>
        <w:tc>
          <w:tcPr>
            <w:tcW w:w="2452" w:type="dxa"/>
            <w:vAlign w:val="center"/>
          </w:tcPr>
          <w:p w14:paraId="19C35E8A" w14:textId="471D5BCC" w:rsidR="00005968" w:rsidRPr="00791B53" w:rsidRDefault="00005968" w:rsidP="00B82648">
            <w:pPr>
              <w:outlineLvl w:val="3"/>
              <w:rPr>
                <w:rFonts w:ascii="Times New Roman" w:eastAsia="宋体" w:hAnsi="Times New Roman"/>
              </w:rPr>
            </w:pPr>
            <w:r w:rsidRPr="00791B53">
              <w:rPr>
                <w:rFonts w:ascii="Times New Roman" w:eastAsia="宋体" w:hAnsi="Times New Roman"/>
              </w:rPr>
              <w:t>boolean</w:t>
            </w:r>
          </w:p>
        </w:tc>
        <w:tc>
          <w:tcPr>
            <w:tcW w:w="2938" w:type="dxa"/>
            <w:vAlign w:val="center"/>
          </w:tcPr>
          <w:p w14:paraId="770E90E6" w14:textId="04A1D686" w:rsidR="00005968" w:rsidRPr="00791B53" w:rsidRDefault="00005968" w:rsidP="00B82648">
            <w:pPr>
              <w:outlineLvl w:val="3"/>
              <w:rPr>
                <w:rFonts w:ascii="Times New Roman" w:eastAsia="宋体" w:hAnsi="Times New Roman"/>
              </w:rPr>
            </w:pPr>
            <w:r w:rsidRPr="00791B53">
              <w:rPr>
                <w:rFonts w:ascii="Times New Roman" w:eastAsia="宋体" w:hAnsi="Times New Roman"/>
              </w:rPr>
              <w:t>Whether it is a Lost and Found or not</w:t>
            </w:r>
            <w:r w:rsidR="007A4EC9" w:rsidRPr="00791B53">
              <w:rPr>
                <w:rFonts w:ascii="Times New Roman" w:eastAsia="宋体" w:hAnsi="Times New Roman"/>
              </w:rPr>
              <w:t>.</w:t>
            </w:r>
          </w:p>
        </w:tc>
        <w:tc>
          <w:tcPr>
            <w:tcW w:w="1490" w:type="dxa"/>
            <w:vMerge/>
          </w:tcPr>
          <w:p w14:paraId="04D9AD50" w14:textId="77777777" w:rsidR="00005968" w:rsidRPr="00791B53" w:rsidRDefault="00005968" w:rsidP="00B82648">
            <w:pPr>
              <w:outlineLvl w:val="3"/>
              <w:rPr>
                <w:rFonts w:ascii="Times New Roman" w:eastAsia="宋体" w:hAnsi="Times New Roman"/>
              </w:rPr>
            </w:pPr>
          </w:p>
        </w:tc>
      </w:tr>
      <w:tr w:rsidR="00100459" w:rsidRPr="00791B53" w14:paraId="43AF16E9" w14:textId="77777777" w:rsidTr="000826A7">
        <w:tc>
          <w:tcPr>
            <w:tcW w:w="1416" w:type="dxa"/>
            <w:vAlign w:val="center"/>
          </w:tcPr>
          <w:p w14:paraId="329ACD51" w14:textId="574DB470" w:rsidR="00005968" w:rsidRPr="00791B53" w:rsidRDefault="00005968" w:rsidP="00BF04AD">
            <w:pPr>
              <w:outlineLvl w:val="3"/>
              <w:rPr>
                <w:rFonts w:ascii="Times New Roman" w:eastAsia="宋体" w:hAnsi="Times New Roman"/>
              </w:rPr>
            </w:pPr>
            <w:r w:rsidRPr="00791B53">
              <w:rPr>
                <w:rFonts w:ascii="Times New Roman" w:eastAsia="宋体" w:hAnsi="Times New Roman"/>
              </w:rPr>
              <w:t>Deleted</w:t>
            </w:r>
          </w:p>
        </w:tc>
        <w:tc>
          <w:tcPr>
            <w:tcW w:w="2452" w:type="dxa"/>
            <w:vAlign w:val="center"/>
          </w:tcPr>
          <w:p w14:paraId="77C36900" w14:textId="51396600" w:rsidR="00005968" w:rsidRPr="00791B53" w:rsidRDefault="00005968" w:rsidP="00BF04AD">
            <w:pPr>
              <w:outlineLvl w:val="3"/>
              <w:rPr>
                <w:rFonts w:ascii="Times New Roman" w:eastAsia="宋体" w:hAnsi="Times New Roman"/>
              </w:rPr>
            </w:pPr>
            <w:r w:rsidRPr="00791B53">
              <w:rPr>
                <w:rFonts w:ascii="Times New Roman" w:eastAsia="宋体" w:hAnsi="Times New Roman"/>
              </w:rPr>
              <w:t>boolean</w:t>
            </w:r>
          </w:p>
        </w:tc>
        <w:tc>
          <w:tcPr>
            <w:tcW w:w="2938" w:type="dxa"/>
            <w:vAlign w:val="center"/>
          </w:tcPr>
          <w:p w14:paraId="1EA01745" w14:textId="58DCF3FD" w:rsidR="00005968" w:rsidRPr="00791B53" w:rsidRDefault="00005968" w:rsidP="00BF04AD">
            <w:pPr>
              <w:outlineLvl w:val="3"/>
              <w:rPr>
                <w:rFonts w:ascii="Times New Roman" w:eastAsia="宋体" w:hAnsi="Times New Roman"/>
              </w:rPr>
            </w:pPr>
            <w:r w:rsidRPr="00791B53">
              <w:rPr>
                <w:rFonts w:ascii="Times New Roman" w:eastAsia="宋体" w:hAnsi="Times New Roman"/>
              </w:rPr>
              <w:t>Whether it is deleted by its owner or not</w:t>
            </w:r>
            <w:r w:rsidR="007A4EC9" w:rsidRPr="00791B53">
              <w:rPr>
                <w:rFonts w:ascii="Times New Roman" w:eastAsia="宋体" w:hAnsi="Times New Roman"/>
              </w:rPr>
              <w:t>.</w:t>
            </w:r>
          </w:p>
        </w:tc>
        <w:tc>
          <w:tcPr>
            <w:tcW w:w="1490" w:type="dxa"/>
            <w:vMerge/>
          </w:tcPr>
          <w:p w14:paraId="7EA965B0" w14:textId="77777777" w:rsidR="00005968" w:rsidRPr="00791B53" w:rsidRDefault="00005968" w:rsidP="00BF04AD">
            <w:pPr>
              <w:outlineLvl w:val="3"/>
              <w:rPr>
                <w:rFonts w:ascii="Times New Roman" w:eastAsia="宋体" w:hAnsi="Times New Roman"/>
              </w:rPr>
            </w:pPr>
          </w:p>
        </w:tc>
      </w:tr>
    </w:tbl>
    <w:p w14:paraId="3C3F16D0" w14:textId="77777777" w:rsidR="00F857E3" w:rsidRPr="00791B53" w:rsidRDefault="00F857E3" w:rsidP="00B36D31">
      <w:pPr>
        <w:shd w:val="clear" w:color="auto" w:fill="FFFFFF"/>
        <w:outlineLvl w:val="3"/>
        <w:rPr>
          <w:rFonts w:ascii="Times New Roman" w:eastAsia="宋体" w:hAnsi="Times New Roman"/>
          <w:b/>
          <w:bCs/>
          <w:color w:val="2A2B2E"/>
          <w:sz w:val="28"/>
          <w:szCs w:val="28"/>
        </w:rPr>
      </w:pPr>
    </w:p>
    <w:p w14:paraId="45A5E89D" w14:textId="3ADD132C" w:rsidR="00564C37" w:rsidRPr="00791B53" w:rsidRDefault="0084768E" w:rsidP="00B36D31">
      <w:pPr>
        <w:shd w:val="clear" w:color="auto" w:fill="FFFFFF"/>
        <w:outlineLvl w:val="3"/>
        <w:rPr>
          <w:rFonts w:ascii="Times New Roman" w:eastAsia="宋体" w:hAnsi="Times New Roman"/>
          <w:b/>
          <w:bCs/>
          <w:color w:val="8EAADB" w:themeColor="accent1" w:themeTint="99"/>
          <w:sz w:val="28"/>
          <w:szCs w:val="28"/>
        </w:rPr>
      </w:pPr>
      <w:r w:rsidRPr="00791B53">
        <w:rPr>
          <w:rFonts w:ascii="Times New Roman" w:eastAsia="宋体" w:hAnsi="Times New Roman"/>
          <w:b/>
          <w:bCs/>
          <w:color w:val="8EAADB" w:themeColor="accent1" w:themeTint="99"/>
          <w:sz w:val="28"/>
          <w:szCs w:val="28"/>
        </w:rPr>
        <w:t>This server table stores the content of un</w:t>
      </w:r>
      <w:r w:rsidR="009430F9" w:rsidRPr="00791B53">
        <w:rPr>
          <w:rFonts w:ascii="Times New Roman" w:eastAsia="宋体" w:hAnsi="Times New Roman"/>
          <w:b/>
          <w:bCs/>
          <w:color w:val="8EAADB" w:themeColor="accent1" w:themeTint="99"/>
          <w:sz w:val="28"/>
          <w:szCs w:val="28"/>
        </w:rPr>
        <w:t>read message</w:t>
      </w:r>
      <w:r w:rsidR="0049713B" w:rsidRPr="00791B53">
        <w:rPr>
          <w:rFonts w:ascii="Times New Roman" w:eastAsia="宋体" w:hAnsi="Times New Roman"/>
          <w:b/>
          <w:bCs/>
          <w:color w:val="8EAADB" w:themeColor="accent1" w:themeTint="99"/>
          <w:sz w:val="28"/>
          <w:szCs w:val="28"/>
        </w:rPr>
        <w:t>s</w:t>
      </w:r>
      <w:r w:rsidR="009430F9" w:rsidRPr="00791B53">
        <w:rPr>
          <w:rFonts w:ascii="Times New Roman" w:eastAsia="宋体" w:hAnsi="Times New Roman"/>
          <w:b/>
          <w:bCs/>
          <w:color w:val="8EAADB" w:themeColor="accent1" w:themeTint="99"/>
          <w:sz w:val="28"/>
          <w:szCs w:val="28"/>
        </w:rPr>
        <w:t xml:space="preserve"> from both cha</w:t>
      </w:r>
      <w:r w:rsidR="00BA6BD9" w:rsidRPr="00791B53">
        <w:rPr>
          <w:rFonts w:ascii="Times New Roman" w:eastAsia="宋体" w:hAnsi="Times New Roman"/>
          <w:b/>
          <w:bCs/>
          <w:color w:val="8EAADB" w:themeColor="accent1" w:themeTint="99"/>
          <w:sz w:val="28"/>
          <w:szCs w:val="28"/>
        </w:rPr>
        <w:t>troom users</w:t>
      </w:r>
      <w:r w:rsidRPr="00791B53">
        <w:rPr>
          <w:rFonts w:ascii="Times New Roman" w:eastAsia="宋体" w:hAnsi="Times New Roman"/>
          <w:b/>
          <w:bCs/>
          <w:color w:val="8EAADB" w:themeColor="accent1" w:themeTint="99"/>
          <w:sz w:val="28"/>
          <w:szCs w:val="28"/>
        </w:rPr>
        <w:t>.</w:t>
      </w:r>
      <w:r w:rsidR="0049713B" w:rsidRPr="00791B53">
        <w:rPr>
          <w:rFonts w:ascii="Times New Roman" w:eastAsia="宋体" w:hAnsi="Times New Roman"/>
          <w:b/>
          <w:bCs/>
          <w:color w:val="8EAADB" w:themeColor="accent1" w:themeTint="99"/>
          <w:sz w:val="28"/>
          <w:szCs w:val="28"/>
        </w:rPr>
        <w:t xml:space="preserve"> </w:t>
      </w:r>
    </w:p>
    <w:tbl>
      <w:tblPr>
        <w:tblStyle w:val="a4"/>
        <w:tblW w:w="0" w:type="auto"/>
        <w:tblLook w:val="04A0" w:firstRow="1" w:lastRow="0" w:firstColumn="1" w:lastColumn="0" w:noHBand="0" w:noVBand="1"/>
      </w:tblPr>
      <w:tblGrid>
        <w:gridCol w:w="1942"/>
        <w:gridCol w:w="2499"/>
        <w:gridCol w:w="2075"/>
        <w:gridCol w:w="1780"/>
      </w:tblGrid>
      <w:tr w:rsidR="00B36D31" w:rsidRPr="00791B53" w14:paraId="6335E9DF" w14:textId="77777777" w:rsidTr="00FA5F58">
        <w:tc>
          <w:tcPr>
            <w:tcW w:w="8296" w:type="dxa"/>
            <w:gridSpan w:val="4"/>
          </w:tcPr>
          <w:p w14:paraId="4327A6C7" w14:textId="51D8329B" w:rsidR="00B36D31" w:rsidRPr="00791B53" w:rsidRDefault="004C0391" w:rsidP="00FA5F58">
            <w:pPr>
              <w:jc w:val="center"/>
              <w:outlineLvl w:val="3"/>
              <w:rPr>
                <w:rFonts w:ascii="Times New Roman" w:eastAsia="宋体" w:hAnsi="Times New Roman"/>
                <w:b/>
                <w:bCs/>
                <w:sz w:val="36"/>
                <w:szCs w:val="36"/>
              </w:rPr>
            </w:pPr>
            <w:r w:rsidRPr="00791B53">
              <w:rPr>
                <w:rFonts w:ascii="Times New Roman" w:eastAsia="宋体" w:hAnsi="Times New Roman"/>
                <w:b/>
                <w:bCs/>
                <w:sz w:val="36"/>
                <w:szCs w:val="36"/>
              </w:rPr>
              <w:t>Messages</w:t>
            </w:r>
          </w:p>
        </w:tc>
      </w:tr>
      <w:tr w:rsidR="00880BA5" w:rsidRPr="00791B53" w14:paraId="2072C7C9" w14:textId="77777777" w:rsidTr="00003440">
        <w:tc>
          <w:tcPr>
            <w:tcW w:w="1942" w:type="dxa"/>
            <w:vAlign w:val="center"/>
          </w:tcPr>
          <w:p w14:paraId="2659F817" w14:textId="407EAFF8" w:rsidR="00880BA5" w:rsidRPr="00791B53" w:rsidRDefault="00880BA5" w:rsidP="00782EA0">
            <w:pPr>
              <w:outlineLvl w:val="3"/>
              <w:rPr>
                <w:rFonts w:ascii="Times New Roman" w:eastAsia="宋体" w:hAnsi="Times New Roman"/>
                <w:b/>
                <w:bCs/>
              </w:rPr>
            </w:pPr>
            <w:r w:rsidRPr="00791B53">
              <w:rPr>
                <w:rFonts w:ascii="Times New Roman" w:eastAsia="宋体" w:hAnsi="Times New Roman"/>
                <w:b/>
                <w:bCs/>
              </w:rPr>
              <w:t>Field</w:t>
            </w:r>
          </w:p>
        </w:tc>
        <w:tc>
          <w:tcPr>
            <w:tcW w:w="2499" w:type="dxa"/>
            <w:vAlign w:val="center"/>
          </w:tcPr>
          <w:p w14:paraId="648F494B" w14:textId="573192A9" w:rsidR="00880BA5" w:rsidRPr="00791B53" w:rsidRDefault="00880BA5" w:rsidP="00782EA0">
            <w:pPr>
              <w:outlineLvl w:val="3"/>
              <w:rPr>
                <w:rFonts w:ascii="Times New Roman" w:eastAsia="宋体" w:hAnsi="Times New Roman"/>
                <w:b/>
                <w:bCs/>
              </w:rPr>
            </w:pPr>
            <w:r w:rsidRPr="00791B53">
              <w:rPr>
                <w:rFonts w:ascii="Times New Roman" w:eastAsia="宋体" w:hAnsi="Times New Roman"/>
                <w:b/>
                <w:bCs/>
              </w:rPr>
              <w:t>Format</w:t>
            </w:r>
          </w:p>
        </w:tc>
        <w:tc>
          <w:tcPr>
            <w:tcW w:w="2075" w:type="dxa"/>
            <w:vAlign w:val="center"/>
          </w:tcPr>
          <w:p w14:paraId="67FBB243" w14:textId="23D447DF" w:rsidR="00880BA5" w:rsidRPr="00791B53" w:rsidRDefault="00880BA5" w:rsidP="00782EA0">
            <w:pPr>
              <w:outlineLvl w:val="3"/>
              <w:rPr>
                <w:rFonts w:ascii="Times New Roman" w:eastAsia="宋体" w:hAnsi="Times New Roman"/>
                <w:b/>
                <w:bCs/>
              </w:rPr>
            </w:pPr>
            <w:r w:rsidRPr="00791B53">
              <w:rPr>
                <w:rFonts w:ascii="Times New Roman" w:eastAsia="宋体" w:hAnsi="Times New Roman"/>
                <w:b/>
                <w:bCs/>
              </w:rPr>
              <w:t>Detail</w:t>
            </w:r>
          </w:p>
        </w:tc>
        <w:tc>
          <w:tcPr>
            <w:tcW w:w="1780" w:type="dxa"/>
            <w:vAlign w:val="center"/>
          </w:tcPr>
          <w:p w14:paraId="3DF2A362" w14:textId="21D5EDC3" w:rsidR="00880BA5" w:rsidRPr="00791B53" w:rsidRDefault="00880BA5" w:rsidP="00782EA0">
            <w:pPr>
              <w:outlineLvl w:val="3"/>
              <w:rPr>
                <w:rFonts w:ascii="Times New Roman" w:eastAsia="宋体" w:hAnsi="Times New Roman"/>
                <w:b/>
                <w:bCs/>
              </w:rPr>
            </w:pPr>
            <w:r w:rsidRPr="00791B53">
              <w:rPr>
                <w:rFonts w:ascii="Times New Roman" w:eastAsia="宋体" w:hAnsi="Times New Roman"/>
                <w:b/>
                <w:bCs/>
              </w:rPr>
              <w:t>Source</w:t>
            </w:r>
          </w:p>
        </w:tc>
      </w:tr>
      <w:tr w:rsidR="008321F8" w:rsidRPr="00791B53" w14:paraId="6F2F472C" w14:textId="77777777" w:rsidTr="00003440">
        <w:tc>
          <w:tcPr>
            <w:tcW w:w="1942" w:type="dxa"/>
            <w:vAlign w:val="center"/>
          </w:tcPr>
          <w:p w14:paraId="3B56829F" w14:textId="23C912D5" w:rsidR="008321F8" w:rsidRPr="00791B53" w:rsidRDefault="008321F8" w:rsidP="008321F8">
            <w:pPr>
              <w:outlineLvl w:val="3"/>
              <w:rPr>
                <w:rFonts w:ascii="Times New Roman" w:eastAsia="宋体" w:hAnsi="Times New Roman"/>
              </w:rPr>
            </w:pPr>
            <w:r w:rsidRPr="00791B53">
              <w:rPr>
                <w:rFonts w:ascii="Times New Roman" w:eastAsia="宋体" w:hAnsi="Times New Roman"/>
              </w:rPr>
              <w:t>CreateTime</w:t>
            </w:r>
          </w:p>
        </w:tc>
        <w:tc>
          <w:tcPr>
            <w:tcW w:w="2499" w:type="dxa"/>
            <w:vAlign w:val="center"/>
          </w:tcPr>
          <w:p w14:paraId="00DDDF83" w14:textId="73E42D0C" w:rsidR="008321F8" w:rsidRPr="00791B53" w:rsidRDefault="008321F8" w:rsidP="008321F8">
            <w:pPr>
              <w:outlineLvl w:val="3"/>
              <w:rPr>
                <w:rFonts w:ascii="Times New Roman" w:eastAsia="宋体" w:hAnsi="Times New Roman"/>
              </w:rPr>
            </w:pPr>
            <w:r w:rsidRPr="00791B53">
              <w:rPr>
                <w:rFonts w:ascii="Times New Roman" w:eastAsia="宋体" w:hAnsi="Times New Roman"/>
              </w:rPr>
              <w:t>date</w:t>
            </w:r>
          </w:p>
        </w:tc>
        <w:tc>
          <w:tcPr>
            <w:tcW w:w="2075" w:type="dxa"/>
            <w:vAlign w:val="center"/>
          </w:tcPr>
          <w:p w14:paraId="5AD45E95" w14:textId="13A123FE" w:rsidR="008321F8" w:rsidRPr="00791B53" w:rsidRDefault="008321F8" w:rsidP="008321F8">
            <w:pPr>
              <w:outlineLvl w:val="3"/>
              <w:rPr>
                <w:rFonts w:ascii="Times New Roman" w:eastAsia="宋体" w:hAnsi="Times New Roman"/>
              </w:rPr>
            </w:pPr>
            <w:r w:rsidRPr="00791B53">
              <w:rPr>
                <w:rFonts w:ascii="Times New Roman" w:eastAsia="宋体" w:hAnsi="Times New Roman"/>
              </w:rPr>
              <w:t>Last create time</w:t>
            </w:r>
          </w:p>
        </w:tc>
        <w:tc>
          <w:tcPr>
            <w:tcW w:w="1780" w:type="dxa"/>
            <w:vMerge w:val="restart"/>
          </w:tcPr>
          <w:p w14:paraId="203D6A9A" w14:textId="77777777" w:rsidR="008321F8" w:rsidRPr="00791B53" w:rsidRDefault="008321F8" w:rsidP="008321F8">
            <w:pPr>
              <w:outlineLvl w:val="3"/>
              <w:rPr>
                <w:rFonts w:ascii="Times New Roman" w:eastAsia="宋体" w:hAnsi="Times New Roman"/>
              </w:rPr>
            </w:pPr>
          </w:p>
        </w:tc>
      </w:tr>
      <w:tr w:rsidR="008321F8" w:rsidRPr="00791B53" w14:paraId="5D7A7DCC" w14:textId="77777777" w:rsidTr="00E6354C">
        <w:trPr>
          <w:cantSplit/>
        </w:trPr>
        <w:tc>
          <w:tcPr>
            <w:tcW w:w="1942" w:type="dxa"/>
            <w:vAlign w:val="center"/>
          </w:tcPr>
          <w:p w14:paraId="03CA49CA" w14:textId="27EE79DA" w:rsidR="008321F8" w:rsidRPr="00791B53" w:rsidRDefault="008321F8" w:rsidP="008321F8">
            <w:pPr>
              <w:outlineLvl w:val="3"/>
              <w:rPr>
                <w:rFonts w:ascii="Times New Roman" w:eastAsia="宋体" w:hAnsi="Times New Roman"/>
              </w:rPr>
            </w:pPr>
            <w:proofErr w:type="spellStart"/>
            <w:r w:rsidRPr="00791B53">
              <w:rPr>
                <w:rFonts w:ascii="Times New Roman" w:eastAsia="宋体" w:hAnsi="Times New Roman"/>
              </w:rPr>
              <w:t>UpdateTime</w:t>
            </w:r>
            <w:proofErr w:type="spellEnd"/>
          </w:p>
        </w:tc>
        <w:tc>
          <w:tcPr>
            <w:tcW w:w="2499" w:type="dxa"/>
            <w:vAlign w:val="center"/>
          </w:tcPr>
          <w:p w14:paraId="027D85F4" w14:textId="02C56AFA" w:rsidR="008321F8" w:rsidRPr="00791B53" w:rsidRDefault="008321F8" w:rsidP="008321F8">
            <w:pPr>
              <w:outlineLvl w:val="3"/>
              <w:rPr>
                <w:rFonts w:ascii="Times New Roman" w:eastAsia="宋体" w:hAnsi="Times New Roman"/>
              </w:rPr>
            </w:pPr>
            <w:r w:rsidRPr="00791B53">
              <w:rPr>
                <w:rFonts w:ascii="Times New Roman" w:eastAsia="宋体" w:hAnsi="Times New Roman"/>
              </w:rPr>
              <w:t>date</w:t>
            </w:r>
          </w:p>
        </w:tc>
        <w:tc>
          <w:tcPr>
            <w:tcW w:w="2075" w:type="dxa"/>
            <w:vAlign w:val="center"/>
          </w:tcPr>
          <w:p w14:paraId="2488A4A1" w14:textId="6AA5B6EF" w:rsidR="008321F8" w:rsidRPr="00791B53" w:rsidRDefault="008321F8" w:rsidP="008321F8">
            <w:pPr>
              <w:outlineLvl w:val="3"/>
              <w:rPr>
                <w:rFonts w:ascii="Times New Roman" w:eastAsia="宋体" w:hAnsi="Times New Roman"/>
              </w:rPr>
            </w:pPr>
            <w:r w:rsidRPr="00791B53">
              <w:rPr>
                <w:rFonts w:ascii="Times New Roman" w:eastAsia="宋体" w:hAnsi="Times New Roman"/>
              </w:rPr>
              <w:t>Last update time</w:t>
            </w:r>
          </w:p>
        </w:tc>
        <w:tc>
          <w:tcPr>
            <w:tcW w:w="1780" w:type="dxa"/>
            <w:vMerge/>
          </w:tcPr>
          <w:p w14:paraId="292076CE" w14:textId="77777777" w:rsidR="008321F8" w:rsidRPr="00791B53" w:rsidRDefault="008321F8" w:rsidP="008321F8">
            <w:pPr>
              <w:outlineLvl w:val="3"/>
              <w:rPr>
                <w:rFonts w:ascii="Times New Roman" w:eastAsia="宋体" w:hAnsi="Times New Roman"/>
              </w:rPr>
            </w:pPr>
          </w:p>
        </w:tc>
      </w:tr>
      <w:tr w:rsidR="000C72FD" w:rsidRPr="00791B53" w14:paraId="138AE79F" w14:textId="77777777" w:rsidTr="00003440">
        <w:tc>
          <w:tcPr>
            <w:tcW w:w="1942" w:type="dxa"/>
            <w:vAlign w:val="center"/>
          </w:tcPr>
          <w:p w14:paraId="7D761423" w14:textId="337CB018" w:rsidR="000C72FD" w:rsidRPr="00791B53" w:rsidRDefault="005B7F61" w:rsidP="008321F8">
            <w:pPr>
              <w:outlineLvl w:val="3"/>
              <w:rPr>
                <w:rFonts w:ascii="Times New Roman" w:eastAsia="宋体" w:hAnsi="Times New Roman"/>
              </w:rPr>
            </w:pPr>
            <w:r w:rsidRPr="00791B53">
              <w:rPr>
                <w:rFonts w:ascii="Times New Roman" w:eastAsia="宋体" w:hAnsi="Times New Roman"/>
              </w:rPr>
              <w:t>Sender</w:t>
            </w:r>
          </w:p>
        </w:tc>
        <w:tc>
          <w:tcPr>
            <w:tcW w:w="2499" w:type="dxa"/>
            <w:vAlign w:val="center"/>
          </w:tcPr>
          <w:p w14:paraId="35EF8145" w14:textId="2EB254B7" w:rsidR="000C72FD" w:rsidRPr="00791B53" w:rsidRDefault="00332F9C" w:rsidP="008321F8">
            <w:pPr>
              <w:outlineLvl w:val="3"/>
              <w:rPr>
                <w:rFonts w:ascii="Times New Roman" w:eastAsia="宋体" w:hAnsi="Times New Roman"/>
              </w:rPr>
            </w:pPr>
            <w:r w:rsidRPr="00791B53">
              <w:rPr>
                <w:rFonts w:ascii="Times New Roman" w:eastAsia="宋体" w:hAnsi="Times New Roman"/>
              </w:rPr>
              <w:t>EmailAddress</w:t>
            </w:r>
          </w:p>
        </w:tc>
        <w:tc>
          <w:tcPr>
            <w:tcW w:w="2075" w:type="dxa"/>
            <w:vAlign w:val="center"/>
          </w:tcPr>
          <w:p w14:paraId="403F05F7" w14:textId="47DCD6B4" w:rsidR="000C72FD" w:rsidRPr="00791B53" w:rsidRDefault="000C72FD" w:rsidP="008321F8">
            <w:pPr>
              <w:outlineLvl w:val="3"/>
              <w:rPr>
                <w:rFonts w:ascii="Times New Roman" w:eastAsia="宋体" w:hAnsi="Times New Roman"/>
              </w:rPr>
            </w:pPr>
            <w:r w:rsidRPr="00791B53">
              <w:rPr>
                <w:rFonts w:ascii="Times New Roman" w:eastAsia="宋体" w:hAnsi="Times New Roman"/>
              </w:rPr>
              <w:t>Sender</w:t>
            </w:r>
          </w:p>
        </w:tc>
        <w:tc>
          <w:tcPr>
            <w:tcW w:w="1780" w:type="dxa"/>
            <w:vMerge w:val="restart"/>
          </w:tcPr>
          <w:p w14:paraId="4CD49CA9" w14:textId="4B2ED5BF" w:rsidR="000C72FD" w:rsidRPr="00791B53" w:rsidRDefault="000238EE" w:rsidP="008321F8">
            <w:pPr>
              <w:outlineLvl w:val="3"/>
              <w:rPr>
                <w:rFonts w:ascii="Times New Roman" w:eastAsia="宋体" w:hAnsi="Times New Roman"/>
              </w:rPr>
            </w:pPr>
            <w:r w:rsidRPr="00791B53">
              <w:rPr>
                <w:rFonts w:ascii="Times New Roman" w:eastAsia="宋体" w:hAnsi="Times New Roman"/>
              </w:rPr>
              <w:t xml:space="preserve">Provided by </w:t>
            </w:r>
            <w:r w:rsidR="009B65F1" w:rsidRPr="00791B53">
              <w:rPr>
                <w:rFonts w:ascii="Times New Roman" w:eastAsia="宋体" w:hAnsi="Times New Roman"/>
              </w:rPr>
              <w:t xml:space="preserve">the </w:t>
            </w:r>
            <w:r w:rsidRPr="00791B53">
              <w:rPr>
                <w:rFonts w:ascii="Times New Roman" w:eastAsia="宋体" w:hAnsi="Times New Roman"/>
              </w:rPr>
              <w:t>application while the application call server API.</w:t>
            </w:r>
          </w:p>
        </w:tc>
      </w:tr>
      <w:tr w:rsidR="000C72FD" w:rsidRPr="00791B53" w14:paraId="534724CB" w14:textId="77777777" w:rsidTr="00003440">
        <w:tc>
          <w:tcPr>
            <w:tcW w:w="1942" w:type="dxa"/>
            <w:vAlign w:val="center"/>
          </w:tcPr>
          <w:p w14:paraId="705A5BC7" w14:textId="0FE3C33D" w:rsidR="000C72FD" w:rsidRPr="00791B53" w:rsidRDefault="005B7F61" w:rsidP="008321F8">
            <w:pPr>
              <w:outlineLvl w:val="3"/>
              <w:rPr>
                <w:rFonts w:ascii="Times New Roman" w:eastAsia="宋体" w:hAnsi="Times New Roman"/>
              </w:rPr>
            </w:pPr>
            <w:r w:rsidRPr="00791B53">
              <w:rPr>
                <w:rFonts w:ascii="Times New Roman" w:eastAsia="宋体" w:hAnsi="Times New Roman"/>
              </w:rPr>
              <w:t>Receiver</w:t>
            </w:r>
          </w:p>
        </w:tc>
        <w:tc>
          <w:tcPr>
            <w:tcW w:w="2499" w:type="dxa"/>
            <w:vAlign w:val="center"/>
          </w:tcPr>
          <w:p w14:paraId="557FDF2C" w14:textId="7BFAF703" w:rsidR="000C72FD" w:rsidRPr="00791B53" w:rsidRDefault="00332F9C" w:rsidP="008321F8">
            <w:pPr>
              <w:outlineLvl w:val="3"/>
              <w:rPr>
                <w:rFonts w:ascii="Times New Roman" w:eastAsia="宋体" w:hAnsi="Times New Roman"/>
              </w:rPr>
            </w:pPr>
            <w:r w:rsidRPr="00791B53">
              <w:rPr>
                <w:rFonts w:ascii="Times New Roman" w:eastAsia="宋体" w:hAnsi="Times New Roman"/>
              </w:rPr>
              <w:t>EmailAddress</w:t>
            </w:r>
          </w:p>
        </w:tc>
        <w:tc>
          <w:tcPr>
            <w:tcW w:w="2075" w:type="dxa"/>
            <w:vAlign w:val="center"/>
          </w:tcPr>
          <w:p w14:paraId="25A17AD2" w14:textId="528CC4C2" w:rsidR="000C72FD" w:rsidRPr="00791B53" w:rsidRDefault="000C72FD" w:rsidP="008321F8">
            <w:pPr>
              <w:outlineLvl w:val="3"/>
              <w:rPr>
                <w:rFonts w:ascii="Times New Roman" w:eastAsia="宋体" w:hAnsi="Times New Roman"/>
              </w:rPr>
            </w:pPr>
            <w:r w:rsidRPr="00791B53">
              <w:rPr>
                <w:rFonts w:ascii="Times New Roman" w:eastAsia="宋体" w:hAnsi="Times New Roman"/>
              </w:rPr>
              <w:t>Receiver</w:t>
            </w:r>
          </w:p>
        </w:tc>
        <w:tc>
          <w:tcPr>
            <w:tcW w:w="1780" w:type="dxa"/>
            <w:vMerge/>
          </w:tcPr>
          <w:p w14:paraId="3EF189FA" w14:textId="77777777" w:rsidR="000C72FD" w:rsidRPr="00791B53" w:rsidRDefault="000C72FD" w:rsidP="008321F8">
            <w:pPr>
              <w:outlineLvl w:val="3"/>
              <w:rPr>
                <w:rFonts w:ascii="Times New Roman" w:eastAsia="宋体" w:hAnsi="Times New Roman"/>
              </w:rPr>
            </w:pPr>
          </w:p>
        </w:tc>
      </w:tr>
      <w:tr w:rsidR="000C72FD" w:rsidRPr="00791B53" w14:paraId="21375863" w14:textId="77777777" w:rsidTr="00003440">
        <w:tc>
          <w:tcPr>
            <w:tcW w:w="1942" w:type="dxa"/>
            <w:vAlign w:val="center"/>
          </w:tcPr>
          <w:p w14:paraId="5AE85374" w14:textId="5C522E65" w:rsidR="000C72FD" w:rsidRPr="00791B53" w:rsidRDefault="00B14898" w:rsidP="008321F8">
            <w:pPr>
              <w:outlineLvl w:val="3"/>
              <w:rPr>
                <w:rFonts w:ascii="Times New Roman" w:eastAsia="宋体" w:hAnsi="Times New Roman"/>
              </w:rPr>
            </w:pPr>
            <w:r w:rsidRPr="00791B53">
              <w:rPr>
                <w:rFonts w:ascii="Times New Roman" w:hAnsi="Times New Roman"/>
              </w:rPr>
              <w:t>Contents</w:t>
            </w:r>
          </w:p>
        </w:tc>
        <w:tc>
          <w:tcPr>
            <w:tcW w:w="2499" w:type="dxa"/>
            <w:vAlign w:val="center"/>
          </w:tcPr>
          <w:p w14:paraId="1DD66528" w14:textId="4BBF9488" w:rsidR="000C72FD" w:rsidRPr="00791B53" w:rsidRDefault="00CE4511" w:rsidP="008321F8">
            <w:pPr>
              <w:outlineLvl w:val="3"/>
              <w:rPr>
                <w:rFonts w:ascii="Times New Roman" w:eastAsia="宋体" w:hAnsi="Times New Roman"/>
              </w:rPr>
            </w:pPr>
            <w:r w:rsidRPr="00791B53">
              <w:rPr>
                <w:rFonts w:ascii="Times New Roman" w:eastAsia="宋体" w:hAnsi="Times New Roman"/>
              </w:rPr>
              <w:t>list</w:t>
            </w:r>
            <w:r w:rsidR="000C72FD" w:rsidRPr="00791B53">
              <w:rPr>
                <w:rFonts w:ascii="Times New Roman" w:eastAsia="宋体" w:hAnsi="Times New Roman"/>
              </w:rPr>
              <w:t xml:space="preserve"> of </w:t>
            </w:r>
            <w:r w:rsidR="0068032D" w:rsidRPr="00791B53">
              <w:rPr>
                <w:rFonts w:ascii="Times New Roman" w:eastAsia="宋体" w:hAnsi="Times New Roman"/>
              </w:rPr>
              <w:t>{</w:t>
            </w:r>
            <w:r w:rsidR="00774A1D" w:rsidRPr="00791B53">
              <w:rPr>
                <w:rFonts w:ascii="Times New Roman" w:eastAsia="宋体" w:hAnsi="Times New Roman"/>
              </w:rPr>
              <w:t>Text</w:t>
            </w:r>
            <w:r w:rsidR="00FA5F58" w:rsidRPr="00791B53">
              <w:rPr>
                <w:rFonts w:ascii="Times New Roman" w:eastAsia="宋体" w:hAnsi="Times New Roman"/>
              </w:rPr>
              <w:t>,</w:t>
            </w:r>
            <w:r w:rsidR="00D81A8F" w:rsidRPr="00791B53">
              <w:rPr>
                <w:rFonts w:ascii="Times New Roman" w:eastAsia="宋体" w:hAnsi="Times New Roman"/>
              </w:rPr>
              <w:t xml:space="preserve"> </w:t>
            </w:r>
            <w:r w:rsidR="00FA5F58" w:rsidRPr="00791B53">
              <w:rPr>
                <w:rFonts w:ascii="Times New Roman" w:eastAsia="宋体" w:hAnsi="Times New Roman"/>
              </w:rPr>
              <w:t>Image</w:t>
            </w:r>
            <w:r w:rsidR="001F70AC" w:rsidRPr="00791B53">
              <w:rPr>
                <w:rFonts w:ascii="Times New Roman" w:eastAsia="宋体" w:hAnsi="Times New Roman"/>
              </w:rPr>
              <w:t>, Time</w:t>
            </w:r>
            <w:r w:rsidR="0068032D" w:rsidRPr="00791B53">
              <w:rPr>
                <w:rFonts w:ascii="Times New Roman" w:eastAsia="宋体" w:hAnsi="Times New Roman"/>
              </w:rPr>
              <w:t>}</w:t>
            </w:r>
          </w:p>
        </w:tc>
        <w:tc>
          <w:tcPr>
            <w:tcW w:w="2075" w:type="dxa"/>
            <w:vAlign w:val="center"/>
          </w:tcPr>
          <w:p w14:paraId="44F3651B" w14:textId="2A6FC4C2" w:rsidR="000C72FD" w:rsidRPr="00791B53" w:rsidRDefault="000C72FD" w:rsidP="008321F8">
            <w:pPr>
              <w:outlineLvl w:val="3"/>
              <w:rPr>
                <w:rFonts w:ascii="Times New Roman" w:eastAsia="宋体" w:hAnsi="Times New Roman"/>
              </w:rPr>
            </w:pPr>
            <w:r w:rsidRPr="00791B53">
              <w:rPr>
                <w:rFonts w:ascii="Times New Roman" w:eastAsia="宋体" w:hAnsi="Times New Roman"/>
              </w:rPr>
              <w:t>Several messages</w:t>
            </w:r>
            <w:r w:rsidR="00986D63" w:rsidRPr="00791B53">
              <w:rPr>
                <w:rFonts w:ascii="Times New Roman" w:eastAsia="宋体" w:hAnsi="Times New Roman"/>
              </w:rPr>
              <w:t xml:space="preserve"> in time order</w:t>
            </w:r>
            <w:r w:rsidR="00CD6782" w:rsidRPr="00791B53">
              <w:rPr>
                <w:rFonts w:ascii="Times New Roman" w:eastAsia="宋体" w:hAnsi="Times New Roman"/>
              </w:rPr>
              <w:t xml:space="preserve">. </w:t>
            </w:r>
            <w:r w:rsidR="000E170D" w:rsidRPr="00791B53">
              <w:rPr>
                <w:rFonts w:ascii="Times New Roman" w:eastAsia="宋体" w:hAnsi="Times New Roman"/>
              </w:rPr>
              <w:t>Possible</w:t>
            </w:r>
            <w:r w:rsidR="002107EE" w:rsidRPr="00791B53">
              <w:rPr>
                <w:rFonts w:ascii="Times New Roman" w:eastAsia="宋体" w:hAnsi="Times New Roman"/>
              </w:rPr>
              <w:t xml:space="preserve"> that</w:t>
            </w:r>
            <w:r w:rsidR="00CD6782" w:rsidRPr="00791B53">
              <w:rPr>
                <w:rFonts w:ascii="Times New Roman" w:eastAsia="宋体" w:hAnsi="Times New Roman"/>
              </w:rPr>
              <w:t xml:space="preserve"> only exist one of them</w:t>
            </w:r>
            <w:r w:rsidR="00F16C86" w:rsidRPr="00791B53">
              <w:rPr>
                <w:rFonts w:ascii="Times New Roman" w:eastAsia="宋体" w:hAnsi="Times New Roman"/>
              </w:rPr>
              <w:t>.</w:t>
            </w:r>
          </w:p>
        </w:tc>
        <w:tc>
          <w:tcPr>
            <w:tcW w:w="1780" w:type="dxa"/>
            <w:vMerge/>
          </w:tcPr>
          <w:p w14:paraId="487A91C7" w14:textId="77777777" w:rsidR="000C72FD" w:rsidRPr="00791B53" w:rsidRDefault="000C72FD" w:rsidP="008321F8">
            <w:pPr>
              <w:outlineLvl w:val="3"/>
              <w:rPr>
                <w:rFonts w:ascii="Times New Roman" w:eastAsia="宋体" w:hAnsi="Times New Roman"/>
              </w:rPr>
            </w:pPr>
          </w:p>
        </w:tc>
      </w:tr>
    </w:tbl>
    <w:p w14:paraId="1C75A732" w14:textId="52A9EF51" w:rsidR="0015653D" w:rsidRPr="00791B53" w:rsidRDefault="00F30158" w:rsidP="00131153">
      <w:pPr>
        <w:pStyle w:val="2"/>
        <w:numPr>
          <w:ilvl w:val="2"/>
          <w:numId w:val="7"/>
        </w:numPr>
        <w:rPr>
          <w:rFonts w:ascii="Times New Roman" w:hAnsi="Times New Roman" w:cs="Times New Roman"/>
          <w:sz w:val="32"/>
          <w:szCs w:val="32"/>
        </w:rPr>
      </w:pPr>
      <w:bookmarkStart w:id="9" w:name="_Server_API_specification"/>
      <w:bookmarkStart w:id="10" w:name="_Toc121436857"/>
      <w:bookmarkEnd w:id="9"/>
      <w:r w:rsidRPr="00791B53">
        <w:rPr>
          <w:rFonts w:ascii="Times New Roman" w:hAnsi="Times New Roman" w:cs="Times New Roman"/>
          <w:sz w:val="32"/>
          <w:szCs w:val="32"/>
        </w:rPr>
        <w:lastRenderedPageBreak/>
        <w:t xml:space="preserve">Server API </w:t>
      </w:r>
      <w:r w:rsidR="0068522E" w:rsidRPr="00791B53">
        <w:rPr>
          <w:rFonts w:ascii="Times New Roman" w:hAnsi="Times New Roman" w:cs="Times New Roman"/>
          <w:sz w:val="32"/>
          <w:szCs w:val="32"/>
        </w:rPr>
        <w:t>specification</w:t>
      </w:r>
      <w:bookmarkEnd w:id="10"/>
    </w:p>
    <w:p w14:paraId="5F5833E7" w14:textId="22AAF090" w:rsidR="003E4650" w:rsidRPr="00791B53" w:rsidRDefault="003E4650" w:rsidP="4F6A2D14">
      <w:pPr>
        <w:shd w:val="clear" w:color="auto" w:fill="FFFFFF" w:themeFill="background1"/>
        <w:outlineLvl w:val="3"/>
        <w:rPr>
          <w:rFonts w:ascii="Times New Roman" w:eastAsia="宋体" w:hAnsi="Times New Roman"/>
          <w:b/>
          <w:bCs/>
          <w:color w:val="2A2B2E"/>
          <w:sz w:val="36"/>
          <w:szCs w:val="36"/>
        </w:rPr>
      </w:pPr>
    </w:p>
    <w:p w14:paraId="4AD8218C" w14:textId="1B815EFA" w:rsidR="00367598" w:rsidRPr="00791B53" w:rsidRDefault="00367598" w:rsidP="4F6A2D14">
      <w:pPr>
        <w:shd w:val="clear" w:color="auto" w:fill="FFFFFF" w:themeFill="background1"/>
        <w:outlineLvl w:val="3"/>
        <w:rPr>
          <w:rFonts w:ascii="Times New Roman" w:eastAsia="宋体" w:hAnsi="Times New Roman"/>
          <w:color w:val="2A2B2E"/>
          <w:sz w:val="28"/>
          <w:szCs w:val="28"/>
        </w:rPr>
      </w:pPr>
      <w:r w:rsidRPr="00791B53">
        <w:rPr>
          <w:rFonts w:ascii="Times New Roman" w:eastAsia="宋体" w:hAnsi="Times New Roman"/>
          <w:color w:val="2A2B2E"/>
          <w:sz w:val="28"/>
          <w:szCs w:val="28"/>
        </w:rPr>
        <w:t xml:space="preserve">This is the </w:t>
      </w:r>
      <w:r w:rsidR="00CA098A" w:rsidRPr="00791B53">
        <w:rPr>
          <w:rFonts w:ascii="Times New Roman" w:eastAsia="宋体" w:hAnsi="Times New Roman"/>
          <w:color w:val="2A2B2E"/>
          <w:sz w:val="28"/>
          <w:szCs w:val="28"/>
        </w:rPr>
        <w:t>Ser</w:t>
      </w:r>
      <w:r w:rsidR="007906F1" w:rsidRPr="00791B53">
        <w:rPr>
          <w:rFonts w:ascii="Times New Roman" w:eastAsia="宋体" w:hAnsi="Times New Roman"/>
          <w:color w:val="2A2B2E"/>
          <w:sz w:val="28"/>
          <w:szCs w:val="28"/>
        </w:rPr>
        <w:t>ver</w:t>
      </w:r>
      <w:r w:rsidRPr="00791B53">
        <w:rPr>
          <w:rFonts w:ascii="Times New Roman" w:eastAsia="宋体" w:hAnsi="Times New Roman"/>
          <w:color w:val="2A2B2E"/>
          <w:sz w:val="28"/>
          <w:szCs w:val="28"/>
        </w:rPr>
        <w:t xml:space="preserve"> API structure</w:t>
      </w:r>
      <w:r w:rsidR="006E2C1B" w:rsidRPr="00791B53">
        <w:rPr>
          <w:rFonts w:ascii="Times New Roman" w:eastAsia="宋体" w:hAnsi="Times New Roman"/>
          <w:color w:val="2A2B2E"/>
          <w:sz w:val="28"/>
          <w:szCs w:val="28"/>
        </w:rPr>
        <w:t>.</w:t>
      </w:r>
      <w:r w:rsidR="00FA00D6" w:rsidRPr="00791B53">
        <w:rPr>
          <w:rFonts w:ascii="Times New Roman" w:eastAsia="宋体" w:hAnsi="Times New Roman"/>
          <w:color w:val="2A2B2E"/>
          <w:sz w:val="28"/>
          <w:szCs w:val="28"/>
        </w:rPr>
        <w:t xml:space="preserve"> </w:t>
      </w:r>
      <w:r w:rsidRPr="00791B53">
        <w:rPr>
          <w:rFonts w:ascii="Times New Roman" w:eastAsia="宋体" w:hAnsi="Times New Roman"/>
          <w:color w:val="2A2B2E"/>
          <w:sz w:val="28"/>
          <w:szCs w:val="28"/>
        </w:rPr>
        <w:t xml:space="preserve">Each API </w:t>
      </w:r>
      <w:r w:rsidR="003D3A29" w:rsidRPr="00791B53">
        <w:rPr>
          <w:rFonts w:ascii="Times New Roman" w:eastAsia="宋体" w:hAnsi="Times New Roman"/>
          <w:color w:val="2A2B2E"/>
          <w:sz w:val="28"/>
          <w:szCs w:val="28"/>
        </w:rPr>
        <w:t>Uniform Resource Locator</w:t>
      </w:r>
      <w:r w:rsidR="003D3A29" w:rsidRPr="00791B53">
        <w:rPr>
          <w:rFonts w:ascii="Times New Roman" w:hAnsi="Times New Roman"/>
          <w:color w:val="202122"/>
          <w:sz w:val="23"/>
          <w:szCs w:val="23"/>
          <w:shd w:val="clear" w:color="auto" w:fill="FFFFFF"/>
        </w:rPr>
        <w:t xml:space="preserve"> (</w:t>
      </w:r>
      <w:r w:rsidRPr="00791B53">
        <w:rPr>
          <w:rFonts w:ascii="Times New Roman" w:eastAsia="宋体" w:hAnsi="Times New Roman"/>
          <w:color w:val="2A2B2E"/>
          <w:sz w:val="28"/>
          <w:szCs w:val="28"/>
        </w:rPr>
        <w:t>URL</w:t>
      </w:r>
      <w:r w:rsidR="003D3A29" w:rsidRPr="00791B53">
        <w:rPr>
          <w:rFonts w:ascii="Times New Roman" w:eastAsia="宋体" w:hAnsi="Times New Roman"/>
          <w:color w:val="2A2B2E"/>
          <w:sz w:val="28"/>
          <w:szCs w:val="28"/>
        </w:rPr>
        <w:t>)</w:t>
      </w:r>
      <w:r w:rsidRPr="00791B53">
        <w:rPr>
          <w:rFonts w:ascii="Times New Roman" w:eastAsia="宋体" w:hAnsi="Times New Roman"/>
          <w:color w:val="2A2B2E"/>
          <w:sz w:val="28"/>
          <w:szCs w:val="28"/>
        </w:rPr>
        <w:t xml:space="preserve"> consists of a scheme, a host, a </w:t>
      </w:r>
      <w:r w:rsidR="0072158B" w:rsidRPr="00791B53">
        <w:rPr>
          <w:rFonts w:ascii="Times New Roman" w:eastAsia="宋体" w:hAnsi="Times New Roman"/>
          <w:color w:val="2A2B2E"/>
          <w:sz w:val="28"/>
          <w:szCs w:val="28"/>
        </w:rPr>
        <w:t>path,</w:t>
      </w:r>
      <w:r w:rsidRPr="00791B53">
        <w:rPr>
          <w:rFonts w:ascii="Times New Roman" w:eastAsia="宋体" w:hAnsi="Times New Roman"/>
          <w:color w:val="2A2B2E"/>
          <w:sz w:val="28"/>
          <w:szCs w:val="28"/>
        </w:rPr>
        <w:t xml:space="preserve"> and an optional query string.</w:t>
      </w:r>
    </w:p>
    <w:p w14:paraId="608BC6FB" w14:textId="5C840689" w:rsidR="00367598" w:rsidRPr="00791B53" w:rsidRDefault="00367598" w:rsidP="4F6A2D14">
      <w:pPr>
        <w:shd w:val="clear" w:color="auto" w:fill="FFFFFF" w:themeFill="background1"/>
        <w:outlineLvl w:val="3"/>
        <w:rPr>
          <w:rFonts w:ascii="Times New Roman" w:eastAsia="宋体" w:hAnsi="Times New Roman"/>
          <w:color w:val="2A2B2E"/>
          <w:sz w:val="28"/>
          <w:szCs w:val="28"/>
        </w:rPr>
      </w:pPr>
      <w:r w:rsidRPr="00791B53">
        <w:rPr>
          <w:rFonts w:ascii="Times New Roman" w:hAnsi="Times New Roman"/>
          <w:noProof/>
        </w:rPr>
        <w:drawing>
          <wp:inline distT="0" distB="0" distL="0" distR="0" wp14:anchorId="0FDC3D0C" wp14:editId="1F299563">
            <wp:extent cx="5128260" cy="544877"/>
            <wp:effectExtent l="0" t="0" r="0" b="7620"/>
            <wp:docPr id="53771960" name="Picture 5377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719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07909" cy="553340"/>
                    </a:xfrm>
                    <a:prstGeom prst="rect">
                      <a:avLst/>
                    </a:prstGeom>
                  </pic:spPr>
                </pic:pic>
              </a:graphicData>
            </a:graphic>
          </wp:inline>
        </w:drawing>
      </w:r>
      <w:r w:rsidRPr="00791B53">
        <w:rPr>
          <w:rFonts w:ascii="Times New Roman" w:eastAsia="宋体" w:hAnsi="Times New Roman"/>
          <w:color w:val="2A2B2E"/>
          <w:sz w:val="28"/>
          <w:szCs w:val="28"/>
        </w:rPr>
        <w:t xml:space="preserve"> </w:t>
      </w:r>
    </w:p>
    <w:p w14:paraId="74360DAD" w14:textId="4F3ECF54" w:rsidR="00C0147D" w:rsidRPr="00791B53" w:rsidRDefault="00367598" w:rsidP="4F6A2D14">
      <w:pPr>
        <w:pStyle w:val="a5"/>
        <w:numPr>
          <w:ilvl w:val="0"/>
          <w:numId w:val="25"/>
        </w:numPr>
        <w:shd w:val="clear" w:color="auto" w:fill="FFFFFF" w:themeFill="background1"/>
        <w:outlineLvl w:val="3"/>
        <w:rPr>
          <w:rFonts w:ascii="Times New Roman" w:eastAsia="宋体" w:hAnsi="Times New Roman"/>
          <w:color w:val="2A2B2E"/>
          <w:sz w:val="28"/>
          <w:szCs w:val="28"/>
        </w:rPr>
      </w:pPr>
      <w:r w:rsidRPr="00791B53">
        <w:rPr>
          <w:rFonts w:ascii="Times New Roman" w:eastAsia="宋体" w:hAnsi="Times New Roman"/>
          <w:color w:val="2A2B2E"/>
          <w:sz w:val="28"/>
          <w:szCs w:val="28"/>
        </w:rPr>
        <w:t xml:space="preserve">Scheme: </w:t>
      </w:r>
    </w:p>
    <w:p w14:paraId="6D5D8431" w14:textId="3A2B3C53" w:rsidR="00367598" w:rsidRPr="00791B53" w:rsidRDefault="00367598" w:rsidP="4F6A2D14">
      <w:pPr>
        <w:shd w:val="clear" w:color="auto" w:fill="FFFFFF" w:themeFill="background1"/>
        <w:ind w:firstLine="420"/>
        <w:outlineLvl w:val="3"/>
        <w:rPr>
          <w:rFonts w:ascii="Times New Roman" w:eastAsia="宋体" w:hAnsi="Times New Roman"/>
          <w:color w:val="2A2B2E"/>
          <w:sz w:val="28"/>
          <w:szCs w:val="28"/>
        </w:rPr>
      </w:pPr>
      <w:r w:rsidRPr="00791B53">
        <w:rPr>
          <w:rFonts w:ascii="Times New Roman" w:eastAsia="宋体" w:hAnsi="Times New Roman"/>
          <w:color w:val="2A2B2E"/>
          <w:sz w:val="28"/>
          <w:szCs w:val="28"/>
        </w:rPr>
        <w:t>The scheme is HTTPS by default.</w:t>
      </w:r>
    </w:p>
    <w:p w14:paraId="2F3460FC" w14:textId="4DD49771" w:rsidR="00C0147D" w:rsidRPr="00791B53" w:rsidRDefault="00367598" w:rsidP="4F6A2D14">
      <w:pPr>
        <w:pStyle w:val="a5"/>
        <w:numPr>
          <w:ilvl w:val="0"/>
          <w:numId w:val="25"/>
        </w:numPr>
        <w:shd w:val="clear" w:color="auto" w:fill="FFFFFF" w:themeFill="background1"/>
        <w:outlineLvl w:val="3"/>
        <w:rPr>
          <w:rFonts w:ascii="Times New Roman" w:eastAsia="宋体" w:hAnsi="Times New Roman"/>
          <w:color w:val="2A2B2E"/>
          <w:sz w:val="28"/>
          <w:szCs w:val="28"/>
        </w:rPr>
      </w:pPr>
      <w:r w:rsidRPr="00791B53">
        <w:rPr>
          <w:rFonts w:ascii="Times New Roman" w:eastAsia="宋体" w:hAnsi="Times New Roman"/>
          <w:color w:val="2A2B2E"/>
          <w:sz w:val="28"/>
          <w:szCs w:val="28"/>
        </w:rPr>
        <w:t>Host:</w:t>
      </w:r>
    </w:p>
    <w:p w14:paraId="37A5330E" w14:textId="1E08043B" w:rsidR="00367598" w:rsidRPr="00791B53" w:rsidRDefault="00367598" w:rsidP="4F6A2D14">
      <w:pPr>
        <w:shd w:val="clear" w:color="auto" w:fill="FFFFFF" w:themeFill="background1"/>
        <w:ind w:left="420"/>
        <w:outlineLvl w:val="3"/>
        <w:rPr>
          <w:rFonts w:ascii="Times New Roman" w:eastAsia="宋体" w:hAnsi="Times New Roman"/>
          <w:color w:val="2A2B2E"/>
          <w:sz w:val="28"/>
          <w:szCs w:val="28"/>
        </w:rPr>
      </w:pPr>
      <w:r w:rsidRPr="00791B53">
        <w:rPr>
          <w:rFonts w:ascii="Times New Roman" w:eastAsia="宋体" w:hAnsi="Times New Roman"/>
          <w:color w:val="2A2B2E"/>
          <w:sz w:val="28"/>
          <w:szCs w:val="28"/>
        </w:rPr>
        <w:t xml:space="preserve">The host is the address </w:t>
      </w:r>
      <w:r w:rsidR="0023283B" w:rsidRPr="00791B53">
        <w:rPr>
          <w:rFonts w:ascii="Times New Roman" w:eastAsia="宋体" w:hAnsi="Times New Roman"/>
          <w:color w:val="2A2B2E"/>
          <w:sz w:val="28"/>
          <w:szCs w:val="28"/>
        </w:rPr>
        <w:t xml:space="preserve">of </w:t>
      </w:r>
      <w:r w:rsidR="009B65F1" w:rsidRPr="00791B53">
        <w:rPr>
          <w:rFonts w:ascii="Times New Roman" w:eastAsia="宋体" w:hAnsi="Times New Roman"/>
          <w:color w:val="2A2B2E"/>
          <w:sz w:val="28"/>
          <w:szCs w:val="28"/>
        </w:rPr>
        <w:t xml:space="preserve">the </w:t>
      </w:r>
      <w:r w:rsidRPr="00791B53">
        <w:rPr>
          <w:rFonts w:ascii="Times New Roman" w:eastAsia="宋体" w:hAnsi="Times New Roman"/>
          <w:color w:val="2A2B2E"/>
          <w:sz w:val="28"/>
          <w:szCs w:val="28"/>
        </w:rPr>
        <w:t xml:space="preserve">server. </w:t>
      </w:r>
    </w:p>
    <w:p w14:paraId="27B8783F" w14:textId="21819B24" w:rsidR="00FE4D76" w:rsidRPr="00791B53" w:rsidRDefault="00367598" w:rsidP="4F6A2D14">
      <w:pPr>
        <w:pStyle w:val="a5"/>
        <w:numPr>
          <w:ilvl w:val="0"/>
          <w:numId w:val="25"/>
        </w:numPr>
        <w:shd w:val="clear" w:color="auto" w:fill="FFFFFF" w:themeFill="background1"/>
        <w:outlineLvl w:val="3"/>
        <w:rPr>
          <w:rFonts w:ascii="Times New Roman" w:eastAsia="宋体" w:hAnsi="Times New Roman"/>
          <w:color w:val="2A2B2E"/>
          <w:sz w:val="28"/>
          <w:szCs w:val="28"/>
        </w:rPr>
      </w:pPr>
      <w:r w:rsidRPr="00791B53">
        <w:rPr>
          <w:rFonts w:ascii="Times New Roman" w:eastAsia="宋体" w:hAnsi="Times New Roman"/>
          <w:color w:val="2A2B2E"/>
          <w:sz w:val="28"/>
          <w:szCs w:val="28"/>
        </w:rPr>
        <w:t xml:space="preserve">Path: </w:t>
      </w:r>
    </w:p>
    <w:p w14:paraId="4F9D7661" w14:textId="4D8A7A23" w:rsidR="001264A4" w:rsidRPr="00791B53" w:rsidRDefault="00367598" w:rsidP="4F6A2D14">
      <w:pPr>
        <w:shd w:val="clear" w:color="auto" w:fill="FFFFFF" w:themeFill="background1"/>
        <w:ind w:left="420"/>
        <w:outlineLvl w:val="3"/>
        <w:rPr>
          <w:rFonts w:ascii="Times New Roman" w:eastAsia="宋体" w:hAnsi="Times New Roman"/>
          <w:color w:val="2A2B2E"/>
          <w:sz w:val="28"/>
          <w:szCs w:val="28"/>
        </w:rPr>
      </w:pPr>
      <w:r w:rsidRPr="00791B53">
        <w:rPr>
          <w:rFonts w:ascii="Times New Roman" w:eastAsia="宋体" w:hAnsi="Times New Roman"/>
          <w:color w:val="2A2B2E"/>
          <w:sz w:val="28"/>
          <w:szCs w:val="28"/>
        </w:rPr>
        <w:t>The path is an identifier of the service. The path of each service is defined in this standard</w:t>
      </w:r>
      <w:r w:rsidR="00FD4E86" w:rsidRPr="00791B53">
        <w:rPr>
          <w:rFonts w:ascii="Times New Roman" w:eastAsia="宋体" w:hAnsi="Times New Roman"/>
          <w:color w:val="2A2B2E"/>
          <w:sz w:val="28"/>
          <w:szCs w:val="28"/>
        </w:rPr>
        <w:t>.</w:t>
      </w:r>
    </w:p>
    <w:p w14:paraId="3CCD03B6" w14:textId="3411E6B0" w:rsidR="001264A4" w:rsidRPr="00791B53" w:rsidRDefault="00367598" w:rsidP="4F6A2D14">
      <w:pPr>
        <w:pStyle w:val="a5"/>
        <w:numPr>
          <w:ilvl w:val="0"/>
          <w:numId w:val="25"/>
        </w:numPr>
        <w:shd w:val="clear" w:color="auto" w:fill="FFFFFF" w:themeFill="background1"/>
        <w:outlineLvl w:val="3"/>
        <w:rPr>
          <w:rFonts w:ascii="Times New Roman" w:eastAsia="宋体" w:hAnsi="Times New Roman"/>
          <w:color w:val="2A2B2E"/>
          <w:sz w:val="28"/>
          <w:szCs w:val="28"/>
        </w:rPr>
      </w:pPr>
      <w:r w:rsidRPr="00791B53">
        <w:rPr>
          <w:rFonts w:ascii="Times New Roman" w:eastAsia="宋体" w:hAnsi="Times New Roman"/>
          <w:color w:val="2A2B2E"/>
          <w:sz w:val="28"/>
          <w:szCs w:val="28"/>
        </w:rPr>
        <w:t>Query string</w:t>
      </w:r>
      <w:r w:rsidR="001264A4" w:rsidRPr="00791B53">
        <w:rPr>
          <w:rFonts w:ascii="Times New Roman" w:eastAsia="宋体" w:hAnsi="Times New Roman"/>
          <w:color w:val="2A2B2E"/>
          <w:sz w:val="28"/>
          <w:szCs w:val="28"/>
        </w:rPr>
        <w:t>:</w:t>
      </w:r>
    </w:p>
    <w:p w14:paraId="57E6F8CF" w14:textId="6A5BFF94" w:rsidR="00367598" w:rsidRPr="00791B53" w:rsidRDefault="00367598" w:rsidP="4F6A2D14">
      <w:pPr>
        <w:shd w:val="clear" w:color="auto" w:fill="FFFFFF" w:themeFill="background1"/>
        <w:ind w:left="420"/>
        <w:outlineLvl w:val="3"/>
        <w:rPr>
          <w:ins w:id="11" w:author="Guest User" w:date="2022-05-26T09:33:00Z"/>
          <w:rFonts w:ascii="Times New Roman" w:eastAsia="宋体" w:hAnsi="Times New Roman"/>
          <w:color w:val="2A2B2E"/>
          <w:sz w:val="28"/>
          <w:szCs w:val="28"/>
        </w:rPr>
      </w:pPr>
      <w:r w:rsidRPr="00791B53">
        <w:rPr>
          <w:rFonts w:ascii="Times New Roman" w:eastAsia="宋体" w:hAnsi="Times New Roman"/>
          <w:color w:val="2A2B2E"/>
          <w:sz w:val="28"/>
          <w:szCs w:val="28"/>
        </w:rPr>
        <w:t>The query string is one of the methods to send input parameters of the API to the server,</w:t>
      </w:r>
      <w:r w:rsidR="005A240B" w:rsidRPr="00791B53">
        <w:rPr>
          <w:rFonts w:ascii="Times New Roman" w:eastAsia="宋体" w:hAnsi="Times New Roman"/>
          <w:color w:val="2A2B2E"/>
          <w:sz w:val="28"/>
          <w:szCs w:val="28"/>
        </w:rPr>
        <w:t xml:space="preserve"> </w:t>
      </w:r>
      <w:r w:rsidR="002614B5" w:rsidRPr="00791B53">
        <w:rPr>
          <w:rFonts w:ascii="Times New Roman" w:eastAsia="宋体" w:hAnsi="Times New Roman"/>
          <w:color w:val="2A2B2E"/>
          <w:sz w:val="28"/>
          <w:szCs w:val="28"/>
        </w:rPr>
        <w:t>which is GET mothed</w:t>
      </w:r>
      <w:r w:rsidRPr="00791B53">
        <w:rPr>
          <w:rFonts w:ascii="Times New Roman" w:eastAsia="宋体" w:hAnsi="Times New Roman"/>
          <w:color w:val="2A2B2E"/>
          <w:sz w:val="28"/>
          <w:szCs w:val="28"/>
        </w:rPr>
        <w:t>.</w:t>
      </w:r>
    </w:p>
    <w:p w14:paraId="03D5604F" w14:textId="38360954" w:rsidR="0083096A" w:rsidRPr="00791B53" w:rsidRDefault="0083096A" w:rsidP="003E4650">
      <w:pPr>
        <w:shd w:val="clear" w:color="auto" w:fill="FFFFFF"/>
        <w:outlineLvl w:val="3"/>
        <w:rPr>
          <w:rFonts w:ascii="Times New Roman" w:eastAsia="宋体" w:hAnsi="Times New Roman"/>
          <w:color w:val="2A2B2E"/>
          <w:sz w:val="28"/>
          <w:szCs w:val="28"/>
        </w:rPr>
      </w:pPr>
      <w:r w:rsidRPr="00791B53">
        <w:rPr>
          <w:rFonts w:ascii="Times New Roman" w:eastAsia="宋体" w:hAnsi="Times New Roman"/>
          <w:color w:val="2A2B2E"/>
          <w:sz w:val="28"/>
          <w:szCs w:val="28"/>
        </w:rPr>
        <w:t xml:space="preserve">There are two main ways for </w:t>
      </w:r>
      <w:r w:rsidR="009B65F1" w:rsidRPr="00791B53">
        <w:rPr>
          <w:rFonts w:ascii="Times New Roman" w:eastAsia="宋体" w:hAnsi="Times New Roman"/>
          <w:color w:val="2A2B2E"/>
          <w:sz w:val="28"/>
          <w:szCs w:val="28"/>
        </w:rPr>
        <w:t xml:space="preserve">a </w:t>
      </w:r>
      <w:r w:rsidRPr="00791B53">
        <w:rPr>
          <w:rFonts w:ascii="Times New Roman" w:eastAsia="宋体" w:hAnsi="Times New Roman"/>
          <w:color w:val="2A2B2E"/>
          <w:sz w:val="28"/>
          <w:szCs w:val="28"/>
        </w:rPr>
        <w:t xml:space="preserve">user to upload </w:t>
      </w:r>
      <w:r w:rsidRPr="00791B53">
        <w:rPr>
          <w:rFonts w:ascii="Times New Roman" w:hAnsi="Times New Roman"/>
        </w:rPr>
        <w:t>and</w:t>
      </w:r>
      <w:r w:rsidRPr="00791B53">
        <w:rPr>
          <w:rFonts w:ascii="Times New Roman" w:eastAsia="宋体" w:hAnsi="Times New Roman"/>
          <w:color w:val="2A2B2E"/>
          <w:sz w:val="28"/>
          <w:szCs w:val="28"/>
        </w:rPr>
        <w:t xml:space="preserve"> get data from </w:t>
      </w:r>
      <w:r w:rsidR="00426D4A" w:rsidRPr="00791B53">
        <w:rPr>
          <w:rFonts w:ascii="Times New Roman" w:eastAsia="宋体" w:hAnsi="Times New Roman"/>
          <w:color w:val="2A2B2E"/>
          <w:sz w:val="28"/>
          <w:szCs w:val="28"/>
        </w:rPr>
        <w:t xml:space="preserve">the </w:t>
      </w:r>
      <w:r w:rsidRPr="00791B53">
        <w:rPr>
          <w:rFonts w:ascii="Times New Roman" w:eastAsia="宋体" w:hAnsi="Times New Roman"/>
          <w:color w:val="2A2B2E"/>
          <w:sz w:val="28"/>
          <w:szCs w:val="28"/>
        </w:rPr>
        <w:t>server: GET and POST.</w:t>
      </w:r>
      <w:r w:rsidR="00A52E08" w:rsidRPr="00791B53">
        <w:rPr>
          <w:rFonts w:ascii="Times New Roman" w:eastAsia="宋体" w:hAnsi="Times New Roman"/>
          <w:color w:val="2A2B2E"/>
          <w:sz w:val="28"/>
          <w:szCs w:val="28"/>
        </w:rPr>
        <w:t xml:space="preserve"> </w:t>
      </w:r>
      <w:r w:rsidR="00813345" w:rsidRPr="00791B53">
        <w:rPr>
          <w:rFonts w:ascii="Times New Roman" w:eastAsia="宋体" w:hAnsi="Times New Roman"/>
          <w:color w:val="2A2B2E"/>
          <w:sz w:val="28"/>
          <w:szCs w:val="28"/>
        </w:rPr>
        <w:t xml:space="preserve">We decided to use POST more because POST </w:t>
      </w:r>
      <w:r w:rsidR="00426D4A" w:rsidRPr="00791B53">
        <w:rPr>
          <w:rFonts w:ascii="Times New Roman" w:eastAsia="宋体" w:hAnsi="Times New Roman"/>
          <w:color w:val="2A2B2E"/>
          <w:sz w:val="28"/>
          <w:szCs w:val="28"/>
        </w:rPr>
        <w:t>enables</w:t>
      </w:r>
      <w:r w:rsidR="00813345" w:rsidRPr="00791B53">
        <w:rPr>
          <w:rFonts w:ascii="Times New Roman" w:eastAsia="宋体" w:hAnsi="Times New Roman"/>
          <w:color w:val="2A2B2E"/>
          <w:sz w:val="28"/>
          <w:szCs w:val="28"/>
        </w:rPr>
        <w:t xml:space="preserve"> higher data security than GET.</w:t>
      </w:r>
      <w:r w:rsidR="00382ED5" w:rsidRPr="00791B53">
        <w:rPr>
          <w:rFonts w:ascii="Times New Roman" w:eastAsia="宋体" w:hAnsi="Times New Roman"/>
          <w:color w:val="2A2B2E"/>
          <w:sz w:val="28"/>
          <w:szCs w:val="28"/>
        </w:rPr>
        <w:t xml:space="preserve"> But for some common data that does not include </w:t>
      </w:r>
      <w:r w:rsidR="00B26221" w:rsidRPr="00791B53">
        <w:rPr>
          <w:rFonts w:ascii="Times New Roman" w:eastAsia="宋体" w:hAnsi="Times New Roman"/>
          <w:color w:val="2A2B2E"/>
          <w:sz w:val="28"/>
          <w:szCs w:val="28"/>
        </w:rPr>
        <w:t>user information, we can use get.</w:t>
      </w:r>
    </w:p>
    <w:p w14:paraId="1BB7EDBE" w14:textId="77777777" w:rsidR="0094186E" w:rsidRPr="00791B53" w:rsidRDefault="0094186E" w:rsidP="003E4650">
      <w:pPr>
        <w:shd w:val="clear" w:color="auto" w:fill="FFFFFF"/>
        <w:outlineLvl w:val="3"/>
        <w:rPr>
          <w:rFonts w:ascii="Times New Roman" w:eastAsia="宋体" w:hAnsi="Times New Roman"/>
          <w:color w:val="2A2B2E"/>
          <w:sz w:val="28"/>
          <w:szCs w:val="28"/>
        </w:rPr>
      </w:pPr>
    </w:p>
    <w:p w14:paraId="748A301B" w14:textId="77777777" w:rsidR="003E22D0" w:rsidRPr="00791B53" w:rsidRDefault="003E22D0" w:rsidP="003E4650">
      <w:pPr>
        <w:shd w:val="clear" w:color="auto" w:fill="FFFFFF"/>
        <w:outlineLvl w:val="3"/>
        <w:rPr>
          <w:rFonts w:ascii="Times New Roman" w:eastAsia="宋体" w:hAnsi="Times New Roman"/>
          <w:color w:val="2A2B2E"/>
          <w:sz w:val="28"/>
          <w:szCs w:val="28"/>
        </w:rPr>
      </w:pPr>
    </w:p>
    <w:p w14:paraId="771024E2" w14:textId="2C95557F" w:rsidR="0094186E" w:rsidRPr="00791B53" w:rsidRDefault="00017551" w:rsidP="003E4650">
      <w:pPr>
        <w:shd w:val="clear" w:color="auto" w:fill="FFFFFF"/>
        <w:outlineLvl w:val="3"/>
        <w:rPr>
          <w:rFonts w:ascii="Times New Roman" w:eastAsia="宋体" w:hAnsi="Times New Roman"/>
          <w:b/>
          <w:bCs/>
          <w:color w:val="8EAADB" w:themeColor="accent1" w:themeTint="99"/>
          <w:sz w:val="36"/>
          <w:szCs w:val="36"/>
        </w:rPr>
      </w:pPr>
      <w:r w:rsidRPr="00791B53">
        <w:rPr>
          <w:rFonts w:ascii="Times New Roman" w:eastAsia="宋体" w:hAnsi="Times New Roman"/>
          <w:b/>
          <w:bCs/>
          <w:color w:val="8EAADB" w:themeColor="accent1" w:themeTint="99"/>
          <w:sz w:val="36"/>
          <w:szCs w:val="36"/>
        </w:rPr>
        <w:lastRenderedPageBreak/>
        <w:t>Email Valida</w:t>
      </w:r>
      <w:r w:rsidR="009319C5" w:rsidRPr="00791B53">
        <w:rPr>
          <w:rFonts w:ascii="Times New Roman" w:eastAsia="宋体" w:hAnsi="Times New Roman"/>
          <w:b/>
          <w:bCs/>
          <w:color w:val="8EAADB" w:themeColor="accent1" w:themeTint="99"/>
          <w:sz w:val="36"/>
          <w:szCs w:val="36"/>
        </w:rPr>
        <w:t>tion</w:t>
      </w:r>
    </w:p>
    <w:tbl>
      <w:tblPr>
        <w:tblStyle w:val="a4"/>
        <w:tblW w:w="9360" w:type="dxa"/>
        <w:tblLayout w:type="fixed"/>
        <w:tblLook w:val="06A0" w:firstRow="1" w:lastRow="0" w:firstColumn="1" w:lastColumn="0" w:noHBand="1" w:noVBand="1"/>
      </w:tblPr>
      <w:tblGrid>
        <w:gridCol w:w="1110"/>
        <w:gridCol w:w="586"/>
        <w:gridCol w:w="1134"/>
        <w:gridCol w:w="1843"/>
        <w:gridCol w:w="4687"/>
      </w:tblGrid>
      <w:tr w:rsidR="008C16FB" w:rsidRPr="00791B53" w14:paraId="45968276" w14:textId="77777777" w:rsidTr="00615DD2">
        <w:trPr>
          <w:trHeight w:val="897"/>
        </w:trPr>
        <w:tc>
          <w:tcPr>
            <w:tcW w:w="1110" w:type="dxa"/>
            <w:shd w:val="clear" w:color="auto" w:fill="D9D9D9" w:themeFill="background1" w:themeFillShade="D9"/>
          </w:tcPr>
          <w:p w14:paraId="66239418" w14:textId="7619B22A" w:rsidR="008C16FB" w:rsidRPr="00791B53" w:rsidRDefault="0060560C" w:rsidP="00615DD2">
            <w:pPr>
              <w:rPr>
                <w:rFonts w:ascii="Times New Roman" w:hAnsi="Times New Roman"/>
              </w:rPr>
            </w:pPr>
            <w:r w:rsidRPr="00791B53">
              <w:rPr>
                <w:rFonts w:ascii="Times New Roman" w:hAnsi="Times New Roman"/>
              </w:rPr>
              <w:t>GE</w:t>
            </w:r>
            <w:r w:rsidR="00193322" w:rsidRPr="00791B53">
              <w:rPr>
                <w:rFonts w:ascii="Times New Roman" w:hAnsi="Times New Roman"/>
              </w:rPr>
              <w:t>T</w:t>
            </w:r>
          </w:p>
        </w:tc>
        <w:tc>
          <w:tcPr>
            <w:tcW w:w="8250" w:type="dxa"/>
            <w:gridSpan w:val="4"/>
          </w:tcPr>
          <w:p w14:paraId="7DF5464A" w14:textId="149938BD" w:rsidR="00193322" w:rsidRPr="00791B53" w:rsidRDefault="006E53E2" w:rsidP="00615DD2">
            <w:pPr>
              <w:rPr>
                <w:rFonts w:ascii="Times New Roman" w:hAnsi="Times New Roman"/>
              </w:rPr>
            </w:pPr>
            <w:r w:rsidRPr="00791B53">
              <w:rPr>
                <w:rFonts w:ascii="Times New Roman" w:hAnsi="Times New Roman"/>
              </w:rPr>
              <w:t>/</w:t>
            </w:r>
            <w:r w:rsidR="0075732F" w:rsidRPr="00791B53">
              <w:rPr>
                <w:rFonts w:ascii="Times New Roman" w:hAnsi="Times New Roman"/>
              </w:rPr>
              <w:t>email-validation</w:t>
            </w:r>
            <w:r w:rsidR="00D97AAB" w:rsidRPr="00791B53">
              <w:rPr>
                <w:rFonts w:ascii="Times New Roman" w:hAnsi="Times New Roman"/>
              </w:rPr>
              <w:t>?</w:t>
            </w:r>
            <w:r w:rsidR="00487849" w:rsidRPr="00791B53">
              <w:rPr>
                <w:rFonts w:ascii="Times New Roman" w:hAnsi="Times New Roman"/>
              </w:rPr>
              <w:t>Em</w:t>
            </w:r>
            <w:r w:rsidR="00166240" w:rsidRPr="00791B53">
              <w:rPr>
                <w:rFonts w:ascii="Times New Roman" w:hAnsi="Times New Roman"/>
              </w:rPr>
              <w:t>ailAddress={EmailAddress}</w:t>
            </w:r>
            <w:r w:rsidR="009F029B" w:rsidRPr="00791B53">
              <w:rPr>
                <w:rFonts w:ascii="Times New Roman" w:hAnsi="Times New Roman"/>
              </w:rPr>
              <w:t>&amp;</w:t>
            </w:r>
            <w:r w:rsidR="008B32D0" w:rsidRPr="00791B53">
              <w:rPr>
                <w:rFonts w:ascii="Times New Roman" w:hAnsi="Times New Roman"/>
              </w:rPr>
              <w:t>InputCode</w:t>
            </w:r>
            <w:r w:rsidR="009F029B" w:rsidRPr="00791B53">
              <w:rPr>
                <w:rFonts w:ascii="Times New Roman" w:hAnsi="Times New Roman"/>
              </w:rPr>
              <w:t>={</w:t>
            </w:r>
            <w:r w:rsidR="00912B39" w:rsidRPr="00791B53">
              <w:rPr>
                <w:rFonts w:ascii="Times New Roman" w:hAnsi="Times New Roman"/>
              </w:rPr>
              <w:t>InputCode</w:t>
            </w:r>
            <w:r w:rsidR="009F029B" w:rsidRPr="00791B53">
              <w:rPr>
                <w:rFonts w:ascii="Times New Roman" w:hAnsi="Times New Roman"/>
              </w:rPr>
              <w:t>}</w:t>
            </w:r>
          </w:p>
        </w:tc>
      </w:tr>
      <w:tr w:rsidR="008C16FB" w:rsidRPr="00791B53" w14:paraId="5597395D" w14:textId="77777777" w:rsidTr="00615DD2">
        <w:tc>
          <w:tcPr>
            <w:tcW w:w="9360" w:type="dxa"/>
            <w:gridSpan w:val="5"/>
          </w:tcPr>
          <w:p w14:paraId="5D726442" w14:textId="78189515" w:rsidR="00301407" w:rsidRPr="00791B53" w:rsidRDefault="00296637" w:rsidP="00615DD2">
            <w:pPr>
              <w:rPr>
                <w:rFonts w:ascii="Times New Roman" w:hAnsi="Times New Roman"/>
              </w:rPr>
            </w:pPr>
            <w:r w:rsidRPr="00791B53">
              <w:rPr>
                <w:rFonts w:ascii="Times New Roman" w:hAnsi="Times New Roman"/>
              </w:rPr>
              <w:t xml:space="preserve">If </w:t>
            </w:r>
            <w:r w:rsidR="00023012" w:rsidRPr="00791B53">
              <w:rPr>
                <w:rFonts w:ascii="Times New Roman" w:hAnsi="Times New Roman"/>
              </w:rPr>
              <w:t xml:space="preserve">only </w:t>
            </w:r>
            <w:r w:rsidR="00AE1F41" w:rsidRPr="00791B53">
              <w:rPr>
                <w:rFonts w:ascii="Times New Roman" w:hAnsi="Times New Roman"/>
              </w:rPr>
              <w:t>EmailAddress is provided,</w:t>
            </w:r>
            <w:r w:rsidR="005D223C" w:rsidRPr="00791B53">
              <w:rPr>
                <w:rFonts w:ascii="Times New Roman" w:hAnsi="Times New Roman"/>
              </w:rPr>
              <w:t xml:space="preserve"> by</w:t>
            </w:r>
            <w:r w:rsidR="006750E3" w:rsidRPr="00791B53">
              <w:rPr>
                <w:rFonts w:ascii="Times New Roman" w:hAnsi="Times New Roman"/>
              </w:rPr>
              <w:t xml:space="preserve"> click</w:t>
            </w:r>
            <w:r w:rsidR="006F486D" w:rsidRPr="00791B53">
              <w:rPr>
                <w:rFonts w:ascii="Times New Roman" w:hAnsi="Times New Roman"/>
              </w:rPr>
              <w:t>ing</w:t>
            </w:r>
            <w:r w:rsidR="006750E3" w:rsidRPr="00791B53">
              <w:rPr>
                <w:rFonts w:ascii="Times New Roman" w:hAnsi="Times New Roman"/>
              </w:rPr>
              <w:t xml:space="preserve"> the send </w:t>
            </w:r>
            <w:r w:rsidR="0099660A" w:rsidRPr="00791B53">
              <w:rPr>
                <w:rFonts w:ascii="Times New Roman" w:hAnsi="Times New Roman"/>
              </w:rPr>
              <w:t xml:space="preserve">validation code button, the app will ask the server to send </w:t>
            </w:r>
            <w:r w:rsidR="00426D4A" w:rsidRPr="00791B53">
              <w:rPr>
                <w:rFonts w:ascii="Times New Roman" w:hAnsi="Times New Roman"/>
              </w:rPr>
              <w:t xml:space="preserve">a </w:t>
            </w:r>
            <w:r w:rsidR="00650B9E" w:rsidRPr="00791B53">
              <w:rPr>
                <w:rFonts w:ascii="Times New Roman" w:hAnsi="Times New Roman"/>
              </w:rPr>
              <w:t>validation code to the target email address</w:t>
            </w:r>
            <w:r w:rsidR="00B47055" w:rsidRPr="00791B53">
              <w:rPr>
                <w:rFonts w:ascii="Times New Roman" w:hAnsi="Times New Roman"/>
              </w:rPr>
              <w:t>.</w:t>
            </w:r>
            <w:r w:rsidR="00616522" w:rsidRPr="00791B53">
              <w:rPr>
                <w:rFonts w:ascii="Times New Roman" w:hAnsi="Times New Roman"/>
              </w:rPr>
              <w:t xml:space="preserve"> Return acknowledge message.</w:t>
            </w:r>
          </w:p>
          <w:p w14:paraId="306609EB" w14:textId="5410EA68" w:rsidR="00301407" w:rsidRPr="00791B53" w:rsidRDefault="00301407" w:rsidP="00615DD2">
            <w:pPr>
              <w:rPr>
                <w:rFonts w:ascii="Times New Roman" w:hAnsi="Times New Roman"/>
              </w:rPr>
            </w:pPr>
            <w:r w:rsidRPr="00791B53">
              <w:rPr>
                <w:rFonts w:ascii="Times New Roman" w:hAnsi="Times New Roman"/>
              </w:rPr>
              <w:t xml:space="preserve">If both EmailAddress and </w:t>
            </w:r>
            <w:proofErr w:type="spellStart"/>
            <w:r w:rsidRPr="00791B53">
              <w:rPr>
                <w:rFonts w:ascii="Times New Roman" w:hAnsi="Times New Roman"/>
              </w:rPr>
              <w:t>ValidCode</w:t>
            </w:r>
            <w:proofErr w:type="spellEnd"/>
            <w:r w:rsidRPr="00791B53">
              <w:rPr>
                <w:rFonts w:ascii="Times New Roman" w:hAnsi="Times New Roman"/>
              </w:rPr>
              <w:t xml:space="preserve"> are provided,</w:t>
            </w:r>
            <w:r w:rsidR="000146BF" w:rsidRPr="00791B53">
              <w:rPr>
                <w:rFonts w:ascii="Times New Roman" w:hAnsi="Times New Roman"/>
              </w:rPr>
              <w:t xml:space="preserve"> </w:t>
            </w:r>
            <w:r w:rsidR="006D7854" w:rsidRPr="00791B53">
              <w:rPr>
                <w:rFonts w:ascii="Times New Roman" w:hAnsi="Times New Roman"/>
              </w:rPr>
              <w:t xml:space="preserve">the server will check if the email address and code match. </w:t>
            </w:r>
            <w:r w:rsidR="00426D4A" w:rsidRPr="00791B53">
              <w:rPr>
                <w:rFonts w:ascii="Times New Roman" w:hAnsi="Times New Roman"/>
              </w:rPr>
              <w:t>It</w:t>
            </w:r>
            <w:r w:rsidR="006D7854" w:rsidRPr="00791B53">
              <w:rPr>
                <w:rFonts w:ascii="Times New Roman" w:hAnsi="Times New Roman"/>
              </w:rPr>
              <w:t xml:space="preserve"> is </w:t>
            </w:r>
            <w:r w:rsidR="00875CF0" w:rsidRPr="00791B53">
              <w:rPr>
                <w:rFonts w:ascii="Times New Roman" w:hAnsi="Times New Roman"/>
              </w:rPr>
              <w:t>matched,</w:t>
            </w:r>
            <w:r w:rsidR="000C46F0" w:rsidRPr="00791B53">
              <w:rPr>
                <w:rFonts w:ascii="Times New Roman" w:hAnsi="Times New Roman"/>
              </w:rPr>
              <w:t xml:space="preserve"> </w:t>
            </w:r>
            <w:r w:rsidR="00741A95" w:rsidRPr="00791B53">
              <w:rPr>
                <w:rFonts w:ascii="Times New Roman" w:hAnsi="Times New Roman"/>
              </w:rPr>
              <w:t>returns</w:t>
            </w:r>
            <w:r w:rsidR="000C46F0" w:rsidRPr="00791B53">
              <w:rPr>
                <w:rFonts w:ascii="Times New Roman" w:hAnsi="Times New Roman"/>
              </w:rPr>
              <w:t xml:space="preserve"> acknowledge message,</w:t>
            </w:r>
            <w:r w:rsidR="000038D2" w:rsidRPr="00791B53">
              <w:rPr>
                <w:rFonts w:ascii="Times New Roman" w:hAnsi="Times New Roman"/>
              </w:rPr>
              <w:t xml:space="preserve"> </w:t>
            </w:r>
            <w:r w:rsidR="00426D4A" w:rsidRPr="00791B53">
              <w:rPr>
                <w:rFonts w:ascii="Times New Roman" w:hAnsi="Times New Roman"/>
              </w:rPr>
              <w:t xml:space="preserve">and </w:t>
            </w:r>
            <w:r w:rsidR="000038D2" w:rsidRPr="00791B53">
              <w:rPr>
                <w:rFonts w:ascii="Times New Roman" w:hAnsi="Times New Roman"/>
              </w:rPr>
              <w:t xml:space="preserve">the app will </w:t>
            </w:r>
            <w:r w:rsidR="006F0A8B" w:rsidRPr="00791B53">
              <w:rPr>
                <w:rFonts w:ascii="Times New Roman" w:hAnsi="Times New Roman"/>
              </w:rPr>
              <w:t>jump</w:t>
            </w:r>
            <w:r w:rsidR="000038D2" w:rsidRPr="00791B53">
              <w:rPr>
                <w:rFonts w:ascii="Times New Roman" w:hAnsi="Times New Roman"/>
              </w:rPr>
              <w:t xml:space="preserve"> to create account</w:t>
            </w:r>
            <w:r w:rsidR="000F7015" w:rsidRPr="00791B53">
              <w:rPr>
                <w:rFonts w:ascii="Times New Roman" w:hAnsi="Times New Roman"/>
              </w:rPr>
              <w:t xml:space="preserve"> page</w:t>
            </w:r>
            <w:r w:rsidR="000038D2" w:rsidRPr="00791B53">
              <w:rPr>
                <w:rFonts w:ascii="Times New Roman" w:hAnsi="Times New Roman"/>
              </w:rPr>
              <w:t>.</w:t>
            </w:r>
            <w:r w:rsidR="00B80622" w:rsidRPr="00791B53">
              <w:rPr>
                <w:rFonts w:ascii="Times New Roman" w:hAnsi="Times New Roman"/>
              </w:rPr>
              <w:t xml:space="preserve"> Else, return </w:t>
            </w:r>
            <w:r w:rsidR="00426D4A" w:rsidRPr="00791B53">
              <w:rPr>
                <w:rFonts w:ascii="Times New Roman" w:hAnsi="Times New Roman"/>
              </w:rPr>
              <w:t xml:space="preserve">an </w:t>
            </w:r>
            <w:r w:rsidR="00B80622" w:rsidRPr="00791B53">
              <w:rPr>
                <w:rFonts w:ascii="Times New Roman" w:hAnsi="Times New Roman"/>
              </w:rPr>
              <w:t>error.</w:t>
            </w:r>
          </w:p>
        </w:tc>
      </w:tr>
      <w:tr w:rsidR="008C16FB" w:rsidRPr="00791B53" w14:paraId="4CB1DB5E" w14:textId="77777777" w:rsidTr="00615DD2">
        <w:tc>
          <w:tcPr>
            <w:tcW w:w="9360" w:type="dxa"/>
            <w:gridSpan w:val="5"/>
            <w:shd w:val="clear" w:color="auto" w:fill="D9D9D9" w:themeFill="background1" w:themeFillShade="D9"/>
          </w:tcPr>
          <w:p w14:paraId="25807915" w14:textId="77777777" w:rsidR="008C16FB" w:rsidRPr="00791B53" w:rsidRDefault="008C16FB" w:rsidP="00615DD2">
            <w:pPr>
              <w:rPr>
                <w:rFonts w:ascii="Times New Roman" w:hAnsi="Times New Roman"/>
              </w:rPr>
            </w:pPr>
            <w:r w:rsidRPr="00791B53">
              <w:rPr>
                <w:rFonts w:ascii="Times New Roman" w:hAnsi="Times New Roman"/>
              </w:rPr>
              <w:t>Parameters</w:t>
            </w:r>
          </w:p>
        </w:tc>
      </w:tr>
      <w:tr w:rsidR="008C16FB" w:rsidRPr="00791B53" w14:paraId="7161DA70" w14:textId="77777777" w:rsidTr="0012399F">
        <w:trPr>
          <w:trHeight w:val="315"/>
        </w:trPr>
        <w:tc>
          <w:tcPr>
            <w:tcW w:w="1696" w:type="dxa"/>
            <w:gridSpan w:val="2"/>
            <w:shd w:val="clear" w:color="auto" w:fill="F2F2F2" w:themeFill="background1" w:themeFillShade="F2"/>
          </w:tcPr>
          <w:p w14:paraId="5E397C97" w14:textId="77777777" w:rsidR="008C16FB" w:rsidRPr="00791B53" w:rsidRDefault="008C16FB" w:rsidP="00615DD2">
            <w:pPr>
              <w:rPr>
                <w:rFonts w:ascii="Times New Roman" w:hAnsi="Times New Roman"/>
              </w:rPr>
            </w:pPr>
            <w:r w:rsidRPr="00791B53">
              <w:rPr>
                <w:rFonts w:ascii="Times New Roman" w:hAnsi="Times New Roman"/>
              </w:rPr>
              <w:t>Name</w:t>
            </w:r>
          </w:p>
        </w:tc>
        <w:tc>
          <w:tcPr>
            <w:tcW w:w="1134" w:type="dxa"/>
            <w:shd w:val="clear" w:color="auto" w:fill="F2F2F2" w:themeFill="background1" w:themeFillShade="F2"/>
          </w:tcPr>
          <w:p w14:paraId="5E6D85B8" w14:textId="77777777" w:rsidR="008C16FB" w:rsidRPr="00791B53" w:rsidRDefault="008C16FB" w:rsidP="00615DD2">
            <w:pPr>
              <w:rPr>
                <w:rFonts w:ascii="Times New Roman" w:hAnsi="Times New Roman"/>
              </w:rPr>
            </w:pPr>
            <w:r w:rsidRPr="00791B53">
              <w:rPr>
                <w:rFonts w:ascii="Times New Roman" w:hAnsi="Times New Roman"/>
              </w:rPr>
              <w:t>Data type</w:t>
            </w:r>
          </w:p>
        </w:tc>
        <w:tc>
          <w:tcPr>
            <w:tcW w:w="1843" w:type="dxa"/>
            <w:shd w:val="clear" w:color="auto" w:fill="F2F2F2" w:themeFill="background1" w:themeFillShade="F2"/>
          </w:tcPr>
          <w:p w14:paraId="2AAFCE05" w14:textId="77777777" w:rsidR="008C16FB" w:rsidRPr="00791B53" w:rsidRDefault="008C16FB" w:rsidP="00615DD2">
            <w:pPr>
              <w:rPr>
                <w:rFonts w:ascii="Times New Roman" w:hAnsi="Times New Roman"/>
              </w:rPr>
            </w:pPr>
            <w:r w:rsidRPr="00791B53">
              <w:rPr>
                <w:rFonts w:ascii="Times New Roman" w:hAnsi="Times New Roman"/>
              </w:rPr>
              <w:t>Mandatory</w:t>
            </w:r>
          </w:p>
        </w:tc>
        <w:tc>
          <w:tcPr>
            <w:tcW w:w="4687" w:type="dxa"/>
            <w:shd w:val="clear" w:color="auto" w:fill="F2F2F2" w:themeFill="background1" w:themeFillShade="F2"/>
          </w:tcPr>
          <w:p w14:paraId="357F580E" w14:textId="77777777" w:rsidR="008C16FB" w:rsidRPr="00791B53" w:rsidRDefault="008C16FB" w:rsidP="00615DD2">
            <w:pPr>
              <w:rPr>
                <w:rFonts w:ascii="Times New Roman" w:hAnsi="Times New Roman"/>
              </w:rPr>
            </w:pPr>
            <w:r w:rsidRPr="00791B53">
              <w:rPr>
                <w:rFonts w:ascii="Times New Roman" w:hAnsi="Times New Roman"/>
              </w:rPr>
              <w:t>Description</w:t>
            </w:r>
          </w:p>
        </w:tc>
      </w:tr>
      <w:tr w:rsidR="008C16FB" w:rsidRPr="00791B53" w14:paraId="66559F7A" w14:textId="77777777" w:rsidTr="0012399F">
        <w:trPr>
          <w:cantSplit/>
        </w:trPr>
        <w:tc>
          <w:tcPr>
            <w:tcW w:w="1696" w:type="dxa"/>
            <w:gridSpan w:val="2"/>
            <w:vAlign w:val="center"/>
          </w:tcPr>
          <w:p w14:paraId="5205F438" w14:textId="00D024D0" w:rsidR="008C16FB" w:rsidRPr="00791B53" w:rsidRDefault="00C626E9" w:rsidP="00615DD2">
            <w:pPr>
              <w:rPr>
                <w:rFonts w:ascii="Times New Roman" w:hAnsi="Times New Roman"/>
              </w:rPr>
            </w:pPr>
            <w:r w:rsidRPr="00791B53">
              <w:rPr>
                <w:rFonts w:ascii="Times New Roman" w:hAnsi="Times New Roman"/>
              </w:rPr>
              <w:t>EmailAddress</w:t>
            </w:r>
          </w:p>
        </w:tc>
        <w:tc>
          <w:tcPr>
            <w:tcW w:w="1134" w:type="dxa"/>
            <w:vAlign w:val="center"/>
          </w:tcPr>
          <w:p w14:paraId="4976FA29" w14:textId="16E61D36" w:rsidR="008C16FB" w:rsidRPr="00791B53" w:rsidRDefault="00455277" w:rsidP="00615DD2">
            <w:pPr>
              <w:rPr>
                <w:rFonts w:ascii="Times New Roman" w:hAnsi="Times New Roman"/>
              </w:rPr>
            </w:pPr>
            <w:r w:rsidRPr="00791B53">
              <w:rPr>
                <w:rFonts w:ascii="Times New Roman" w:hAnsi="Times New Roman"/>
              </w:rPr>
              <w:t>string</w:t>
            </w:r>
          </w:p>
        </w:tc>
        <w:tc>
          <w:tcPr>
            <w:tcW w:w="1843" w:type="dxa"/>
            <w:vAlign w:val="center"/>
          </w:tcPr>
          <w:p w14:paraId="7467CD5C" w14:textId="30FA53B0" w:rsidR="008C16FB" w:rsidRPr="00791B53" w:rsidRDefault="009825F0" w:rsidP="00615DD2">
            <w:pPr>
              <w:rPr>
                <w:rFonts w:ascii="Times New Roman" w:hAnsi="Times New Roman"/>
              </w:rPr>
            </w:pPr>
            <w:r w:rsidRPr="00791B53">
              <w:rPr>
                <w:rFonts w:ascii="Times New Roman" w:hAnsi="Times New Roman"/>
              </w:rPr>
              <w:t>yes</w:t>
            </w:r>
          </w:p>
        </w:tc>
        <w:tc>
          <w:tcPr>
            <w:tcW w:w="4687" w:type="dxa"/>
            <w:vAlign w:val="center"/>
          </w:tcPr>
          <w:p w14:paraId="4D3E33CA" w14:textId="4C7F6A41" w:rsidR="008C16FB" w:rsidRPr="00791B53" w:rsidRDefault="00446D72" w:rsidP="00615DD2">
            <w:pPr>
              <w:rPr>
                <w:rFonts w:ascii="Times New Roman" w:hAnsi="Times New Roman"/>
              </w:rPr>
            </w:pPr>
            <w:r w:rsidRPr="00791B53">
              <w:rPr>
                <w:rFonts w:ascii="Times New Roman" w:hAnsi="Times New Roman"/>
              </w:rPr>
              <w:t>Email address</w:t>
            </w:r>
            <w:r w:rsidR="00741A95" w:rsidRPr="00791B53">
              <w:rPr>
                <w:rFonts w:ascii="Times New Roman" w:hAnsi="Times New Roman"/>
              </w:rPr>
              <w:t>.</w:t>
            </w:r>
            <w:r w:rsidRPr="00791B53">
              <w:rPr>
                <w:rFonts w:ascii="Times New Roman" w:hAnsi="Times New Roman"/>
              </w:rPr>
              <w:t xml:space="preserve"> </w:t>
            </w:r>
            <w:r w:rsidR="00741A95" w:rsidRPr="00791B53">
              <w:rPr>
                <w:rFonts w:ascii="Times New Roman" w:hAnsi="Times New Roman"/>
              </w:rPr>
              <w:t>F</w:t>
            </w:r>
            <w:r w:rsidR="002408F5" w:rsidRPr="00791B53">
              <w:rPr>
                <w:rFonts w:ascii="Times New Roman" w:hAnsi="Times New Roman"/>
              </w:rPr>
              <w:t xml:space="preserve">irst </w:t>
            </w:r>
            <w:r w:rsidR="00426D4A" w:rsidRPr="00791B53">
              <w:rPr>
                <w:rFonts w:ascii="Times New Roman" w:hAnsi="Times New Roman"/>
              </w:rPr>
              <w:t>checks</w:t>
            </w:r>
            <w:r w:rsidR="002408F5" w:rsidRPr="00791B53">
              <w:rPr>
                <w:rFonts w:ascii="Times New Roman" w:hAnsi="Times New Roman"/>
              </w:rPr>
              <w:t xml:space="preserve"> if is </w:t>
            </w:r>
            <w:r w:rsidR="00B45001" w:rsidRPr="00791B53">
              <w:rPr>
                <w:rFonts w:ascii="Times New Roman" w:hAnsi="Times New Roman"/>
              </w:rPr>
              <w:t xml:space="preserve">in </w:t>
            </w:r>
            <w:r w:rsidR="002408F5" w:rsidRPr="00791B53">
              <w:rPr>
                <w:rFonts w:ascii="Times New Roman" w:hAnsi="Times New Roman"/>
              </w:rPr>
              <w:t xml:space="preserve">email format, then </w:t>
            </w:r>
            <w:r w:rsidR="00B45001" w:rsidRPr="00791B53">
              <w:rPr>
                <w:rFonts w:ascii="Times New Roman" w:hAnsi="Times New Roman"/>
              </w:rPr>
              <w:t>sends</w:t>
            </w:r>
            <w:r w:rsidR="002408F5" w:rsidRPr="00791B53">
              <w:rPr>
                <w:rFonts w:ascii="Times New Roman" w:hAnsi="Times New Roman"/>
              </w:rPr>
              <w:t xml:space="preserve"> </w:t>
            </w:r>
            <w:r w:rsidR="00CD1F6D" w:rsidRPr="00791B53">
              <w:rPr>
                <w:rFonts w:ascii="Times New Roman" w:hAnsi="Times New Roman"/>
              </w:rPr>
              <w:t xml:space="preserve">the </w:t>
            </w:r>
            <w:r w:rsidR="002408F5" w:rsidRPr="00791B53">
              <w:rPr>
                <w:rFonts w:ascii="Times New Roman" w:hAnsi="Times New Roman"/>
              </w:rPr>
              <w:t>validation code.</w:t>
            </w:r>
          </w:p>
        </w:tc>
      </w:tr>
      <w:tr w:rsidR="008C16FB" w:rsidRPr="00791B53" w14:paraId="6EC99815" w14:textId="77777777" w:rsidTr="0012399F">
        <w:trPr>
          <w:cantSplit/>
        </w:trPr>
        <w:tc>
          <w:tcPr>
            <w:tcW w:w="1696" w:type="dxa"/>
            <w:gridSpan w:val="2"/>
            <w:vAlign w:val="center"/>
          </w:tcPr>
          <w:p w14:paraId="7DD3F604" w14:textId="3736E618" w:rsidR="008C16FB" w:rsidRPr="00791B53" w:rsidRDefault="00014ECE" w:rsidP="00615DD2">
            <w:pPr>
              <w:rPr>
                <w:rFonts w:ascii="Times New Roman" w:hAnsi="Times New Roman"/>
              </w:rPr>
            </w:pPr>
            <w:proofErr w:type="spellStart"/>
            <w:r w:rsidRPr="00791B53">
              <w:rPr>
                <w:rFonts w:ascii="Times New Roman" w:hAnsi="Times New Roman"/>
              </w:rPr>
              <w:t>InputCode</w:t>
            </w:r>
            <w:proofErr w:type="spellEnd"/>
          </w:p>
        </w:tc>
        <w:tc>
          <w:tcPr>
            <w:tcW w:w="1134" w:type="dxa"/>
            <w:vAlign w:val="center"/>
          </w:tcPr>
          <w:p w14:paraId="4791EA78" w14:textId="3F6219CC" w:rsidR="008C16FB" w:rsidRPr="00791B53" w:rsidRDefault="001443B0" w:rsidP="00615DD2">
            <w:pPr>
              <w:rPr>
                <w:rFonts w:ascii="Times New Roman" w:hAnsi="Times New Roman"/>
              </w:rPr>
            </w:pPr>
            <w:r w:rsidRPr="00791B53">
              <w:rPr>
                <w:rFonts w:ascii="Times New Roman" w:hAnsi="Times New Roman"/>
              </w:rPr>
              <w:t>int</w:t>
            </w:r>
          </w:p>
        </w:tc>
        <w:tc>
          <w:tcPr>
            <w:tcW w:w="1843" w:type="dxa"/>
            <w:vAlign w:val="center"/>
          </w:tcPr>
          <w:p w14:paraId="43DCD08A" w14:textId="02D447F9" w:rsidR="008C16FB" w:rsidRPr="00791B53" w:rsidRDefault="004D122B" w:rsidP="00615DD2">
            <w:pPr>
              <w:rPr>
                <w:rFonts w:ascii="Times New Roman" w:hAnsi="Times New Roman"/>
              </w:rPr>
            </w:pPr>
            <w:r w:rsidRPr="00791B53">
              <w:rPr>
                <w:rFonts w:ascii="Times New Roman" w:hAnsi="Times New Roman"/>
              </w:rPr>
              <w:t>no</w:t>
            </w:r>
          </w:p>
        </w:tc>
        <w:tc>
          <w:tcPr>
            <w:tcW w:w="4687" w:type="dxa"/>
            <w:vAlign w:val="center"/>
          </w:tcPr>
          <w:p w14:paraId="09391AE6" w14:textId="3F77C921" w:rsidR="008C16FB" w:rsidRPr="00791B53" w:rsidRDefault="00305091" w:rsidP="00615DD2">
            <w:pPr>
              <w:rPr>
                <w:rFonts w:ascii="Times New Roman" w:hAnsi="Times New Roman"/>
              </w:rPr>
            </w:pPr>
            <w:r w:rsidRPr="00791B53">
              <w:rPr>
                <w:rFonts w:ascii="Times New Roman" w:hAnsi="Times New Roman"/>
              </w:rPr>
              <w:t>Integer</w:t>
            </w:r>
            <w:r w:rsidR="00886B9C" w:rsidRPr="00791B53">
              <w:rPr>
                <w:rFonts w:ascii="Times New Roman" w:hAnsi="Times New Roman"/>
              </w:rPr>
              <w:t xml:space="preserve"> in length 6</w:t>
            </w:r>
          </w:p>
        </w:tc>
      </w:tr>
      <w:tr w:rsidR="008C16FB" w:rsidRPr="00791B53" w14:paraId="1CA1BDA8" w14:textId="77777777" w:rsidTr="00615DD2">
        <w:tc>
          <w:tcPr>
            <w:tcW w:w="9360" w:type="dxa"/>
            <w:gridSpan w:val="5"/>
            <w:shd w:val="clear" w:color="auto" w:fill="D9D9D9" w:themeFill="background1" w:themeFillShade="D9"/>
          </w:tcPr>
          <w:p w14:paraId="1AC1ECAF" w14:textId="77777777" w:rsidR="008C16FB" w:rsidRPr="00791B53" w:rsidRDefault="008C16FB" w:rsidP="00615DD2">
            <w:pPr>
              <w:spacing w:line="259" w:lineRule="auto"/>
              <w:rPr>
                <w:rFonts w:ascii="Times New Roman" w:hAnsi="Times New Roman"/>
              </w:rPr>
            </w:pPr>
            <w:r w:rsidRPr="00791B53">
              <w:rPr>
                <w:rFonts w:ascii="Times New Roman" w:hAnsi="Times New Roman"/>
              </w:rPr>
              <w:t>Response</w:t>
            </w:r>
          </w:p>
        </w:tc>
      </w:tr>
      <w:tr w:rsidR="008C16FB" w:rsidRPr="00791B53" w14:paraId="10DAF851" w14:textId="77777777" w:rsidTr="00615DD2">
        <w:tc>
          <w:tcPr>
            <w:tcW w:w="9360" w:type="dxa"/>
            <w:gridSpan w:val="5"/>
          </w:tcPr>
          <w:p w14:paraId="708A01C6" w14:textId="77777777" w:rsidR="00250DD4" w:rsidRPr="00791B53" w:rsidRDefault="009435CB" w:rsidP="009435CB">
            <w:pPr>
              <w:spacing w:line="259" w:lineRule="auto"/>
              <w:rPr>
                <w:rFonts w:ascii="Times New Roman" w:hAnsi="Times New Roman"/>
              </w:rPr>
            </w:pPr>
            <w:r w:rsidRPr="00791B53">
              <w:rPr>
                <w:rFonts w:ascii="Times New Roman" w:hAnsi="Times New Roman"/>
              </w:rPr>
              <w:t>{</w:t>
            </w:r>
          </w:p>
          <w:p w14:paraId="4A01D3D4" w14:textId="5B048DFE" w:rsidR="00250DD4" w:rsidRPr="00791B53" w:rsidRDefault="00293F8E" w:rsidP="009435CB">
            <w:pPr>
              <w:spacing w:line="259" w:lineRule="auto"/>
              <w:rPr>
                <w:rFonts w:ascii="Times New Roman" w:hAnsi="Times New Roman"/>
              </w:rPr>
            </w:pPr>
            <w:r w:rsidRPr="00791B53">
              <w:rPr>
                <w:rFonts w:ascii="Times New Roman" w:hAnsi="Times New Roman"/>
              </w:rPr>
              <w:t xml:space="preserve">  </w:t>
            </w:r>
            <w:r w:rsidR="00206BBF" w:rsidRPr="00791B53">
              <w:rPr>
                <w:rFonts w:ascii="Times New Roman" w:hAnsi="Times New Roman"/>
              </w:rPr>
              <w:t>“</w:t>
            </w:r>
            <w:r w:rsidR="009D6D6C" w:rsidRPr="00791B53">
              <w:rPr>
                <w:rFonts w:ascii="Times New Roman" w:hAnsi="Times New Roman"/>
              </w:rPr>
              <w:t>Success</w:t>
            </w:r>
            <w:r w:rsidR="00206BBF" w:rsidRPr="00791B53">
              <w:rPr>
                <w:rFonts w:ascii="Times New Roman" w:hAnsi="Times New Roman"/>
              </w:rPr>
              <w:t>”</w:t>
            </w:r>
            <w:r w:rsidRPr="00791B53">
              <w:rPr>
                <w:rFonts w:ascii="Times New Roman" w:hAnsi="Times New Roman"/>
              </w:rPr>
              <w:t xml:space="preserve">: </w:t>
            </w:r>
            <w:r w:rsidR="00E4446A" w:rsidRPr="00791B53">
              <w:rPr>
                <w:rFonts w:ascii="Times New Roman" w:hAnsi="Times New Roman"/>
              </w:rPr>
              <w:t>True/False</w:t>
            </w:r>
          </w:p>
          <w:p w14:paraId="2447EA21" w14:textId="4013CCEA" w:rsidR="00AA300A" w:rsidRPr="00791B53" w:rsidRDefault="00CE38B7" w:rsidP="009435CB">
            <w:pPr>
              <w:spacing w:line="259" w:lineRule="auto"/>
              <w:rPr>
                <w:rFonts w:ascii="Times New Roman" w:hAnsi="Times New Roman"/>
              </w:rPr>
            </w:pPr>
            <w:r w:rsidRPr="00791B53">
              <w:rPr>
                <w:rFonts w:ascii="Times New Roman" w:hAnsi="Times New Roman"/>
              </w:rPr>
              <w:t xml:space="preserve">  “Error”:</w:t>
            </w:r>
            <w:r w:rsidR="00923DF7" w:rsidRPr="00791B53">
              <w:rPr>
                <w:rFonts w:ascii="Times New Roman" w:hAnsi="Times New Roman"/>
              </w:rPr>
              <w:t xml:space="preserve"> </w:t>
            </w:r>
            <w:r w:rsidRPr="00791B53">
              <w:rPr>
                <w:rFonts w:ascii="Times New Roman" w:hAnsi="Times New Roman"/>
              </w:rPr>
              <w:t>Error</w:t>
            </w:r>
          </w:p>
          <w:p w14:paraId="0A3AE7CA" w14:textId="7972F3D9" w:rsidR="008C16FB" w:rsidRPr="00791B53" w:rsidRDefault="009435CB" w:rsidP="009435CB">
            <w:pPr>
              <w:spacing w:line="259" w:lineRule="auto"/>
              <w:rPr>
                <w:rFonts w:ascii="Times New Roman" w:hAnsi="Times New Roman"/>
              </w:rPr>
            </w:pPr>
            <w:r w:rsidRPr="00791B53">
              <w:rPr>
                <w:rFonts w:ascii="Times New Roman" w:hAnsi="Times New Roman"/>
              </w:rPr>
              <w:t>}</w:t>
            </w:r>
          </w:p>
        </w:tc>
      </w:tr>
      <w:tr w:rsidR="008C16FB" w:rsidRPr="00791B53" w14:paraId="1225CCC3" w14:textId="77777777" w:rsidTr="00615DD2">
        <w:tc>
          <w:tcPr>
            <w:tcW w:w="9360" w:type="dxa"/>
            <w:gridSpan w:val="5"/>
            <w:shd w:val="clear" w:color="auto" w:fill="D9D9D9" w:themeFill="background1" w:themeFillShade="D9"/>
          </w:tcPr>
          <w:p w14:paraId="3B74FD4A" w14:textId="77777777" w:rsidR="008C16FB" w:rsidRPr="00791B53" w:rsidRDefault="008C16FB" w:rsidP="00615DD2">
            <w:pPr>
              <w:rPr>
                <w:rFonts w:ascii="Times New Roman" w:hAnsi="Times New Roman"/>
              </w:rPr>
            </w:pPr>
            <w:r w:rsidRPr="00791B53">
              <w:rPr>
                <w:rFonts w:ascii="Times New Roman" w:hAnsi="Times New Roman"/>
              </w:rPr>
              <w:t>Implementation</w:t>
            </w:r>
          </w:p>
        </w:tc>
      </w:tr>
      <w:tr w:rsidR="008C16FB" w:rsidRPr="00791B53" w14:paraId="69167EBF" w14:textId="77777777" w:rsidTr="00615DD2">
        <w:tc>
          <w:tcPr>
            <w:tcW w:w="9360" w:type="dxa"/>
            <w:gridSpan w:val="5"/>
            <w:vAlign w:val="center"/>
          </w:tcPr>
          <w:p w14:paraId="355BDF53" w14:textId="77777777" w:rsidR="00AD75E2" w:rsidRPr="00791B53" w:rsidRDefault="00AD75E2" w:rsidP="00AD75E2">
            <w:pPr>
              <w:rPr>
                <w:rFonts w:ascii="Times New Roman" w:hAnsi="Times New Roman"/>
                <w:color w:val="4F4F4F"/>
                <w:sz w:val="22"/>
                <w:szCs w:val="22"/>
                <w:shd w:val="clear" w:color="auto" w:fill="F6F8FA"/>
              </w:rPr>
            </w:pPr>
            <w:r w:rsidRPr="00791B53">
              <w:rPr>
                <w:rStyle w:val="hljs-keyword"/>
                <w:rFonts w:ascii="Times New Roman" w:hAnsi="Times New Roman"/>
                <w:color w:val="000088"/>
                <w:sz w:val="22"/>
                <w:szCs w:val="22"/>
              </w:rPr>
              <w:t>from</w:t>
            </w:r>
            <w:r w:rsidRPr="00791B53">
              <w:rPr>
                <w:rFonts w:ascii="Times New Roman" w:hAnsi="Times New Roman"/>
                <w:color w:val="4F4F4F"/>
                <w:sz w:val="22"/>
                <w:szCs w:val="22"/>
                <w:shd w:val="clear" w:color="auto" w:fill="F6F8FA"/>
              </w:rPr>
              <w:t xml:space="preserve"> flask </w:t>
            </w:r>
            <w:r w:rsidRPr="00791B53">
              <w:rPr>
                <w:rStyle w:val="hljs-keyword"/>
                <w:rFonts w:ascii="Times New Roman" w:hAnsi="Times New Roman"/>
                <w:color w:val="000088"/>
                <w:sz w:val="22"/>
                <w:szCs w:val="22"/>
              </w:rPr>
              <w:t>import</w:t>
            </w:r>
            <w:r w:rsidRPr="00791B53">
              <w:rPr>
                <w:rFonts w:ascii="Times New Roman" w:hAnsi="Times New Roman"/>
                <w:color w:val="4F4F4F"/>
                <w:sz w:val="22"/>
                <w:szCs w:val="22"/>
                <w:shd w:val="clear" w:color="auto" w:fill="F6F8FA"/>
              </w:rPr>
              <w:t xml:space="preserve"> Flask, request</w:t>
            </w:r>
          </w:p>
          <w:p w14:paraId="20934ABF" w14:textId="77777777" w:rsidR="00AD75E2" w:rsidRPr="00791B53" w:rsidRDefault="00AD75E2" w:rsidP="00AD75E2">
            <w:pPr>
              <w:rPr>
                <w:rFonts w:ascii="Times New Roman" w:hAnsi="Times New Roman"/>
                <w:color w:val="4F4F4F"/>
                <w:sz w:val="22"/>
                <w:szCs w:val="22"/>
                <w:shd w:val="clear" w:color="auto" w:fill="F6F8FA"/>
              </w:rPr>
            </w:pPr>
            <w:r w:rsidRPr="00791B53">
              <w:rPr>
                <w:rFonts w:ascii="Times New Roman" w:hAnsi="Times New Roman"/>
                <w:color w:val="4F4F4F"/>
                <w:sz w:val="22"/>
                <w:szCs w:val="22"/>
                <w:shd w:val="clear" w:color="auto" w:fill="F6F8FA"/>
              </w:rPr>
              <w:t>app = Flask(__name__)</w:t>
            </w:r>
          </w:p>
          <w:p w14:paraId="456D7AD0" w14:textId="77777777" w:rsidR="00F614D1" w:rsidRPr="00791B53" w:rsidRDefault="00F614D1" w:rsidP="00AD75E2">
            <w:pPr>
              <w:rPr>
                <w:rFonts w:ascii="Times New Roman" w:eastAsia="宋体" w:hAnsi="Times New Roman"/>
                <w:color w:val="006666"/>
                <w:sz w:val="22"/>
                <w:szCs w:val="22"/>
              </w:rPr>
            </w:pPr>
          </w:p>
          <w:p w14:paraId="00EE8011" w14:textId="1FAEF63B" w:rsidR="007479D4" w:rsidRPr="00791B53" w:rsidRDefault="007479D4" w:rsidP="007479D4">
            <w:pPr>
              <w:rPr>
                <w:rFonts w:ascii="Times New Roman" w:eastAsia="宋体" w:hAnsi="Times New Roman"/>
                <w:color w:val="4F4F4F"/>
                <w:sz w:val="22"/>
                <w:szCs w:val="22"/>
                <w:shd w:val="clear" w:color="auto" w:fill="F6F8FA"/>
              </w:rPr>
            </w:pPr>
            <w:r w:rsidRPr="00791B53">
              <w:rPr>
                <w:rFonts w:ascii="Times New Roman" w:eastAsia="宋体" w:hAnsi="Times New Roman"/>
                <w:color w:val="006666"/>
                <w:sz w:val="22"/>
                <w:szCs w:val="22"/>
              </w:rPr>
              <w:t>@app.route('/</w:t>
            </w:r>
            <w:r w:rsidR="00457D23" w:rsidRPr="00791B53">
              <w:rPr>
                <w:rFonts w:ascii="Times New Roman" w:eastAsia="宋体" w:hAnsi="Times New Roman"/>
                <w:color w:val="006666"/>
                <w:sz w:val="22"/>
                <w:szCs w:val="22"/>
              </w:rPr>
              <w:t>email-valid</w:t>
            </w:r>
            <w:r w:rsidR="0038727C" w:rsidRPr="00791B53">
              <w:rPr>
                <w:rFonts w:ascii="Times New Roman" w:eastAsia="宋体" w:hAnsi="Times New Roman"/>
                <w:color w:val="006666"/>
                <w:sz w:val="22"/>
                <w:szCs w:val="22"/>
              </w:rPr>
              <w:t>at</w:t>
            </w:r>
            <w:r w:rsidR="00457D23" w:rsidRPr="00791B53">
              <w:rPr>
                <w:rFonts w:ascii="Times New Roman" w:eastAsia="宋体" w:hAnsi="Times New Roman"/>
                <w:color w:val="006666"/>
                <w:sz w:val="22"/>
                <w:szCs w:val="22"/>
              </w:rPr>
              <w:t>ion</w:t>
            </w:r>
            <w:r w:rsidRPr="00791B53">
              <w:rPr>
                <w:rFonts w:ascii="Times New Roman" w:eastAsia="宋体" w:hAnsi="Times New Roman"/>
                <w:color w:val="006666"/>
                <w:sz w:val="22"/>
                <w:szCs w:val="22"/>
              </w:rPr>
              <w:t>', methods=[</w:t>
            </w:r>
            <w:r w:rsidR="00D94518" w:rsidRPr="00791B53">
              <w:rPr>
                <w:rFonts w:ascii="Times New Roman" w:eastAsia="宋体" w:hAnsi="Times New Roman"/>
                <w:color w:val="006666"/>
                <w:sz w:val="22"/>
                <w:szCs w:val="22"/>
              </w:rPr>
              <w:t>GET</w:t>
            </w:r>
            <w:r w:rsidRPr="00791B53">
              <w:rPr>
                <w:rFonts w:ascii="Times New Roman" w:eastAsia="宋体" w:hAnsi="Times New Roman"/>
                <w:color w:val="006666"/>
                <w:sz w:val="22"/>
                <w:szCs w:val="22"/>
              </w:rPr>
              <w:t>])</w:t>
            </w:r>
          </w:p>
          <w:p w14:paraId="58B3C6C5" w14:textId="702126CB" w:rsidR="007479D4" w:rsidRPr="00791B53" w:rsidRDefault="007479D4" w:rsidP="007479D4">
            <w:pPr>
              <w:rPr>
                <w:rFonts w:ascii="Times New Roman" w:eastAsia="宋体" w:hAnsi="Times New Roman"/>
                <w:color w:val="4F4F4F"/>
                <w:sz w:val="22"/>
                <w:szCs w:val="22"/>
              </w:rPr>
            </w:pPr>
            <w:r w:rsidRPr="00791B53">
              <w:rPr>
                <w:rFonts w:ascii="Times New Roman" w:eastAsia="宋体" w:hAnsi="Times New Roman"/>
                <w:color w:val="000088"/>
                <w:sz w:val="22"/>
                <w:szCs w:val="22"/>
              </w:rPr>
              <w:t>def</w:t>
            </w:r>
            <w:r w:rsidRPr="00791B53">
              <w:rPr>
                <w:rFonts w:ascii="Times New Roman" w:eastAsia="宋体" w:hAnsi="Times New Roman"/>
                <w:color w:val="4F4F4F"/>
                <w:sz w:val="22"/>
                <w:szCs w:val="22"/>
              </w:rPr>
              <w:t xml:space="preserve"> </w:t>
            </w:r>
            <w:proofErr w:type="spellStart"/>
            <w:r w:rsidR="00C82708" w:rsidRPr="00791B53">
              <w:rPr>
                <w:rFonts w:ascii="Times New Roman" w:hAnsi="Times New Roman"/>
              </w:rPr>
              <w:t>EmailValidation</w:t>
            </w:r>
            <w:proofErr w:type="spellEnd"/>
            <w:r w:rsidRPr="00791B53">
              <w:rPr>
                <w:rFonts w:ascii="Times New Roman" w:eastAsia="宋体" w:hAnsi="Times New Roman"/>
                <w:color w:val="4F4F4F"/>
                <w:sz w:val="22"/>
                <w:szCs w:val="22"/>
              </w:rPr>
              <w:t>(</w:t>
            </w:r>
            <w:r w:rsidR="00E91EC5" w:rsidRPr="00791B53">
              <w:rPr>
                <w:rFonts w:ascii="Times New Roman" w:hAnsi="Times New Roman"/>
              </w:rPr>
              <w:t xml:space="preserve">EmailAddress, </w:t>
            </w:r>
            <w:proofErr w:type="spellStart"/>
            <w:r w:rsidR="00640C93" w:rsidRPr="00791B53">
              <w:rPr>
                <w:rFonts w:ascii="Times New Roman" w:hAnsi="Times New Roman"/>
              </w:rPr>
              <w:t>Input</w:t>
            </w:r>
            <w:r w:rsidR="00E91EC5" w:rsidRPr="00791B53">
              <w:rPr>
                <w:rFonts w:ascii="Times New Roman" w:hAnsi="Times New Roman"/>
              </w:rPr>
              <w:t>Code</w:t>
            </w:r>
            <w:proofErr w:type="spellEnd"/>
            <w:r w:rsidRPr="00791B53">
              <w:rPr>
                <w:rFonts w:ascii="Times New Roman" w:eastAsia="宋体" w:hAnsi="Times New Roman"/>
                <w:color w:val="4F4F4F"/>
                <w:sz w:val="22"/>
                <w:szCs w:val="22"/>
              </w:rPr>
              <w:t>):</w:t>
            </w:r>
          </w:p>
          <w:p w14:paraId="185E11A0" w14:textId="6326BCB9" w:rsidR="008C16FB" w:rsidRPr="00791B53" w:rsidRDefault="00956B47" w:rsidP="00995EE5">
            <w:pPr>
              <w:ind w:firstLineChars="100" w:firstLine="240"/>
              <w:rPr>
                <w:rFonts w:ascii="Times New Roman" w:hAnsi="Times New Roman"/>
              </w:rPr>
            </w:pPr>
            <w:r w:rsidRPr="00791B53">
              <w:rPr>
                <w:rFonts w:ascii="Times New Roman" w:hAnsi="Times New Roman"/>
              </w:rPr>
              <w:t>EmailAddress</w:t>
            </w:r>
            <w:r w:rsidR="00CF3219" w:rsidRPr="00791B53">
              <w:rPr>
                <w:rFonts w:ascii="Times New Roman" w:hAnsi="Times New Roman"/>
              </w:rPr>
              <w:t xml:space="preserve"> </w:t>
            </w:r>
            <w:r w:rsidRPr="00791B53">
              <w:rPr>
                <w:rFonts w:ascii="Times New Roman" w:hAnsi="Times New Roman"/>
              </w:rPr>
              <w:t>=</w:t>
            </w:r>
            <w:r w:rsidR="00CF3219" w:rsidRPr="00791B53">
              <w:rPr>
                <w:rFonts w:ascii="Times New Roman" w:hAnsi="Times New Roman"/>
              </w:rPr>
              <w:t xml:space="preserve"> </w:t>
            </w:r>
            <w:proofErr w:type="spellStart"/>
            <w:r w:rsidR="00560D12" w:rsidRPr="00791B53">
              <w:rPr>
                <w:rFonts w:ascii="Times New Roman" w:hAnsi="Times New Roman"/>
              </w:rPr>
              <w:t>request.args.get</w:t>
            </w:r>
            <w:proofErr w:type="spellEnd"/>
            <w:r w:rsidR="00560D12" w:rsidRPr="00791B53">
              <w:rPr>
                <w:rFonts w:ascii="Times New Roman" w:hAnsi="Times New Roman"/>
              </w:rPr>
              <w:t>(</w:t>
            </w:r>
            <w:r w:rsidR="00A7039E" w:rsidRPr="00791B53">
              <w:rPr>
                <w:rFonts w:ascii="Times New Roman" w:hAnsi="Times New Roman"/>
              </w:rPr>
              <w:t>“</w:t>
            </w:r>
            <w:r w:rsidR="00E37CBD" w:rsidRPr="00791B53">
              <w:rPr>
                <w:rFonts w:ascii="Times New Roman" w:hAnsi="Times New Roman"/>
              </w:rPr>
              <w:t>EmailAddress</w:t>
            </w:r>
            <w:r w:rsidR="00A7039E" w:rsidRPr="00791B53">
              <w:rPr>
                <w:rFonts w:ascii="Times New Roman" w:hAnsi="Times New Roman"/>
              </w:rPr>
              <w:t>”</w:t>
            </w:r>
            <w:r w:rsidR="00560D12" w:rsidRPr="00791B53">
              <w:rPr>
                <w:rFonts w:ascii="Times New Roman" w:hAnsi="Times New Roman"/>
              </w:rPr>
              <w:t>)</w:t>
            </w:r>
            <w:r w:rsidR="001D410A" w:rsidRPr="00791B53">
              <w:rPr>
                <w:rFonts w:ascii="Times New Roman" w:hAnsi="Times New Roman"/>
              </w:rPr>
              <w:t xml:space="preserve"> or “N/A”</w:t>
            </w:r>
          </w:p>
          <w:p w14:paraId="25153118" w14:textId="0A6692AF" w:rsidR="00CF3219" w:rsidRPr="00791B53" w:rsidRDefault="00337C5A" w:rsidP="001D6106">
            <w:pPr>
              <w:ind w:firstLineChars="100" w:firstLine="240"/>
              <w:rPr>
                <w:rFonts w:ascii="Times New Roman" w:hAnsi="Times New Roman"/>
              </w:rPr>
            </w:pPr>
            <w:proofErr w:type="spellStart"/>
            <w:r w:rsidRPr="00791B53">
              <w:rPr>
                <w:rFonts w:ascii="Times New Roman" w:hAnsi="Times New Roman"/>
              </w:rPr>
              <w:t>InputCode</w:t>
            </w:r>
            <w:proofErr w:type="spellEnd"/>
            <w:r w:rsidRPr="00791B53">
              <w:rPr>
                <w:rFonts w:ascii="Times New Roman" w:hAnsi="Times New Roman"/>
              </w:rPr>
              <w:t xml:space="preserve"> </w:t>
            </w:r>
            <w:r w:rsidR="00CF3219" w:rsidRPr="00791B53">
              <w:rPr>
                <w:rFonts w:ascii="Times New Roman" w:hAnsi="Times New Roman"/>
              </w:rPr>
              <w:t xml:space="preserve">= </w:t>
            </w:r>
            <w:proofErr w:type="spellStart"/>
            <w:r w:rsidR="00CF3219" w:rsidRPr="00791B53">
              <w:rPr>
                <w:rFonts w:ascii="Times New Roman" w:hAnsi="Times New Roman"/>
              </w:rPr>
              <w:t>request.args.get</w:t>
            </w:r>
            <w:proofErr w:type="spellEnd"/>
            <w:r w:rsidR="00CF3219" w:rsidRPr="00791B53">
              <w:rPr>
                <w:rFonts w:ascii="Times New Roman" w:hAnsi="Times New Roman"/>
              </w:rPr>
              <w:t>(“</w:t>
            </w:r>
            <w:proofErr w:type="spellStart"/>
            <w:r w:rsidRPr="00791B53">
              <w:rPr>
                <w:rFonts w:ascii="Times New Roman" w:hAnsi="Times New Roman"/>
              </w:rPr>
              <w:t>InputCode</w:t>
            </w:r>
            <w:proofErr w:type="spellEnd"/>
            <w:r w:rsidR="00CF3219" w:rsidRPr="00791B53">
              <w:rPr>
                <w:rFonts w:ascii="Times New Roman" w:hAnsi="Times New Roman"/>
              </w:rPr>
              <w:t>”)</w:t>
            </w:r>
            <w:r w:rsidR="004B0AEA" w:rsidRPr="00791B53">
              <w:rPr>
                <w:rFonts w:ascii="Times New Roman" w:hAnsi="Times New Roman"/>
              </w:rPr>
              <w:t xml:space="preserve"> or “N/A”</w:t>
            </w:r>
          </w:p>
          <w:p w14:paraId="1FFAA35E" w14:textId="5F88807A" w:rsidR="00B11DCB" w:rsidRPr="00791B53" w:rsidRDefault="00B11DCB" w:rsidP="001D6106">
            <w:pPr>
              <w:ind w:firstLineChars="100" w:firstLine="240"/>
              <w:rPr>
                <w:rFonts w:ascii="Times New Roman" w:hAnsi="Times New Roman"/>
              </w:rPr>
            </w:pPr>
            <w:r w:rsidRPr="00791B53">
              <w:rPr>
                <w:rFonts w:ascii="Times New Roman" w:hAnsi="Times New Roman"/>
              </w:rPr>
              <w:t>…</w:t>
            </w:r>
          </w:p>
          <w:p w14:paraId="492344E2" w14:textId="418E28DD" w:rsidR="00B11DCB" w:rsidRPr="00791B53" w:rsidRDefault="00B84039" w:rsidP="00995EE5">
            <w:pPr>
              <w:ind w:firstLineChars="100" w:firstLine="240"/>
              <w:rPr>
                <w:rFonts w:ascii="Times New Roman" w:eastAsia="宋体" w:hAnsi="Times New Roman"/>
                <w:color w:val="4F4F4F"/>
                <w:sz w:val="22"/>
                <w:szCs w:val="22"/>
              </w:rPr>
            </w:pPr>
            <w:r w:rsidRPr="00791B53">
              <w:rPr>
                <w:rFonts w:ascii="Times New Roman" w:hAnsi="Times New Roman"/>
              </w:rPr>
              <w:t>r</w:t>
            </w:r>
            <w:r w:rsidR="00B11DCB" w:rsidRPr="00791B53">
              <w:rPr>
                <w:rFonts w:ascii="Times New Roman" w:hAnsi="Times New Roman"/>
              </w:rPr>
              <w:t xml:space="preserve">eturn </w:t>
            </w:r>
            <w:r w:rsidR="006C6725" w:rsidRPr="00791B53">
              <w:rPr>
                <w:rFonts w:ascii="Times New Roman" w:hAnsi="Times New Roman"/>
              </w:rPr>
              <w:t>return_data</w:t>
            </w:r>
          </w:p>
        </w:tc>
      </w:tr>
    </w:tbl>
    <w:p w14:paraId="4A36B408" w14:textId="77777777" w:rsidR="000B2AE4" w:rsidRPr="00791B53" w:rsidRDefault="000B2AE4" w:rsidP="000B2AE4">
      <w:pPr>
        <w:shd w:val="clear" w:color="auto" w:fill="FFFFFF"/>
        <w:outlineLvl w:val="3"/>
        <w:rPr>
          <w:rFonts w:ascii="Times New Roman" w:eastAsia="宋体" w:hAnsi="Times New Roman"/>
          <w:b/>
          <w:bCs/>
          <w:color w:val="8EAADB" w:themeColor="accent1" w:themeTint="99"/>
          <w:sz w:val="36"/>
          <w:szCs w:val="36"/>
        </w:rPr>
      </w:pPr>
    </w:p>
    <w:p w14:paraId="6FE64A51" w14:textId="290BF159" w:rsidR="000B2AE4" w:rsidRPr="00791B53" w:rsidRDefault="000B2AE4" w:rsidP="000B2AE4">
      <w:pPr>
        <w:shd w:val="clear" w:color="auto" w:fill="FFFFFF"/>
        <w:outlineLvl w:val="3"/>
        <w:rPr>
          <w:rFonts w:ascii="Times New Roman" w:eastAsia="宋体" w:hAnsi="Times New Roman"/>
          <w:b/>
          <w:bCs/>
          <w:color w:val="8EAADB" w:themeColor="accent1" w:themeTint="99"/>
          <w:sz w:val="48"/>
          <w:szCs w:val="48"/>
        </w:rPr>
      </w:pPr>
      <w:r w:rsidRPr="00791B53">
        <w:rPr>
          <w:rFonts w:ascii="Times New Roman" w:eastAsia="宋体" w:hAnsi="Times New Roman"/>
          <w:b/>
          <w:bCs/>
          <w:color w:val="8EAADB" w:themeColor="accent1" w:themeTint="99"/>
          <w:sz w:val="36"/>
          <w:szCs w:val="36"/>
        </w:rPr>
        <w:t>Set Reset Password</w:t>
      </w:r>
    </w:p>
    <w:tbl>
      <w:tblPr>
        <w:tblStyle w:val="a4"/>
        <w:tblW w:w="9360" w:type="dxa"/>
        <w:tblLayout w:type="fixed"/>
        <w:tblLook w:val="06A0" w:firstRow="1" w:lastRow="0" w:firstColumn="1" w:lastColumn="0" w:noHBand="1" w:noVBand="1"/>
      </w:tblPr>
      <w:tblGrid>
        <w:gridCol w:w="1110"/>
        <w:gridCol w:w="586"/>
        <w:gridCol w:w="1214"/>
        <w:gridCol w:w="1485"/>
        <w:gridCol w:w="4965"/>
      </w:tblGrid>
      <w:tr w:rsidR="000B2AE4" w:rsidRPr="00791B53" w14:paraId="7D8EEF71" w14:textId="77777777" w:rsidTr="0093184F">
        <w:trPr>
          <w:trHeight w:val="300"/>
        </w:trPr>
        <w:tc>
          <w:tcPr>
            <w:tcW w:w="1110" w:type="dxa"/>
            <w:shd w:val="clear" w:color="auto" w:fill="D9D9D9" w:themeFill="background1" w:themeFillShade="D9"/>
          </w:tcPr>
          <w:p w14:paraId="70BDFBE3" w14:textId="77777777" w:rsidR="000B2AE4" w:rsidRPr="00791B53" w:rsidRDefault="000B2AE4" w:rsidP="0093184F">
            <w:pPr>
              <w:rPr>
                <w:rFonts w:ascii="Times New Roman" w:hAnsi="Times New Roman"/>
              </w:rPr>
            </w:pPr>
            <w:r w:rsidRPr="00791B53">
              <w:rPr>
                <w:rFonts w:ascii="Times New Roman" w:hAnsi="Times New Roman"/>
              </w:rPr>
              <w:t>POST</w:t>
            </w:r>
          </w:p>
        </w:tc>
        <w:tc>
          <w:tcPr>
            <w:tcW w:w="8250" w:type="dxa"/>
            <w:gridSpan w:val="4"/>
          </w:tcPr>
          <w:p w14:paraId="4375140C" w14:textId="77777777" w:rsidR="000B2AE4" w:rsidRPr="00791B53" w:rsidRDefault="000B2AE4" w:rsidP="0093184F">
            <w:pPr>
              <w:rPr>
                <w:rFonts w:ascii="Times New Roman" w:hAnsi="Times New Roman"/>
              </w:rPr>
            </w:pPr>
            <w:r w:rsidRPr="00791B53">
              <w:rPr>
                <w:rFonts w:ascii="Times New Roman" w:hAnsi="Times New Roman"/>
              </w:rPr>
              <w:t>/set-reset-password</w:t>
            </w:r>
          </w:p>
        </w:tc>
      </w:tr>
      <w:tr w:rsidR="000B2AE4" w:rsidRPr="00791B53" w14:paraId="12594094" w14:textId="77777777" w:rsidTr="0093184F">
        <w:trPr>
          <w:trHeight w:val="300"/>
        </w:trPr>
        <w:tc>
          <w:tcPr>
            <w:tcW w:w="1110" w:type="dxa"/>
            <w:shd w:val="clear" w:color="auto" w:fill="D9D9D9" w:themeFill="background1" w:themeFillShade="D9"/>
          </w:tcPr>
          <w:p w14:paraId="6F84AF25" w14:textId="77777777" w:rsidR="000B2AE4" w:rsidRPr="00791B53" w:rsidRDefault="000B2AE4" w:rsidP="0093184F">
            <w:pPr>
              <w:rPr>
                <w:rFonts w:ascii="Times New Roman" w:hAnsi="Times New Roman"/>
              </w:rPr>
            </w:pPr>
            <w:r w:rsidRPr="00791B53">
              <w:rPr>
                <w:rFonts w:ascii="Times New Roman" w:hAnsi="Times New Roman"/>
              </w:rPr>
              <w:t>Input</w:t>
            </w:r>
          </w:p>
        </w:tc>
        <w:tc>
          <w:tcPr>
            <w:tcW w:w="8250" w:type="dxa"/>
            <w:gridSpan w:val="4"/>
          </w:tcPr>
          <w:p w14:paraId="50400A43" w14:textId="77777777" w:rsidR="000B2AE4" w:rsidRPr="00791B53" w:rsidRDefault="000B2AE4" w:rsidP="0093184F">
            <w:pPr>
              <w:rPr>
                <w:rFonts w:ascii="Times New Roman" w:hAnsi="Times New Roman"/>
              </w:rPr>
            </w:pPr>
            <w:r w:rsidRPr="00791B53">
              <w:rPr>
                <w:rFonts w:ascii="Times New Roman" w:hAnsi="Times New Roman"/>
              </w:rPr>
              <w:t>{</w:t>
            </w:r>
          </w:p>
          <w:p w14:paraId="43D694DD" w14:textId="77777777" w:rsidR="000B2AE4" w:rsidRPr="00791B53" w:rsidRDefault="000B2AE4" w:rsidP="0093184F">
            <w:pPr>
              <w:ind w:firstLineChars="100" w:firstLine="240"/>
              <w:rPr>
                <w:rFonts w:ascii="Times New Roman" w:hAnsi="Times New Roman"/>
              </w:rPr>
            </w:pPr>
            <w:r w:rsidRPr="00791B53">
              <w:rPr>
                <w:rFonts w:ascii="Times New Roman" w:hAnsi="Times New Roman"/>
              </w:rPr>
              <w:t>“EmailAddress”: EmailAddress</w:t>
            </w:r>
          </w:p>
          <w:p w14:paraId="1A19CB0A" w14:textId="77777777" w:rsidR="000B2AE4" w:rsidRPr="00791B53" w:rsidRDefault="000B2AE4" w:rsidP="0093184F">
            <w:pPr>
              <w:ind w:firstLineChars="100" w:firstLine="240"/>
              <w:rPr>
                <w:rFonts w:ascii="Times New Roman" w:hAnsi="Times New Roman"/>
              </w:rPr>
            </w:pPr>
            <w:r w:rsidRPr="00791B53">
              <w:rPr>
                <w:rFonts w:ascii="Times New Roman" w:hAnsi="Times New Roman"/>
              </w:rPr>
              <w:t>“Password”: Password</w:t>
            </w:r>
          </w:p>
          <w:p w14:paraId="6A8EEF8F" w14:textId="77777777" w:rsidR="000B2AE4" w:rsidRPr="00791B53" w:rsidRDefault="000B2AE4" w:rsidP="0093184F">
            <w:pPr>
              <w:ind w:firstLineChars="100" w:firstLine="240"/>
              <w:rPr>
                <w:rFonts w:ascii="Times New Roman" w:hAnsi="Times New Roman"/>
              </w:rPr>
            </w:pPr>
            <w:r w:rsidRPr="00791B53">
              <w:rPr>
                <w:rFonts w:ascii="Times New Roman" w:hAnsi="Times New Roman"/>
              </w:rPr>
              <w:t>“NewPassword”: NewPassword</w:t>
            </w:r>
          </w:p>
          <w:p w14:paraId="0889323F" w14:textId="77777777" w:rsidR="000B2AE4" w:rsidRPr="00791B53" w:rsidRDefault="000B2AE4" w:rsidP="0093184F">
            <w:pPr>
              <w:rPr>
                <w:rFonts w:ascii="Times New Roman" w:hAnsi="Times New Roman"/>
              </w:rPr>
            </w:pPr>
            <w:r w:rsidRPr="00791B53">
              <w:rPr>
                <w:rFonts w:ascii="Times New Roman" w:hAnsi="Times New Roman"/>
              </w:rPr>
              <w:t>}</w:t>
            </w:r>
          </w:p>
        </w:tc>
      </w:tr>
      <w:tr w:rsidR="000B2AE4" w:rsidRPr="00791B53" w14:paraId="3294A103" w14:textId="77777777" w:rsidTr="0093184F">
        <w:tc>
          <w:tcPr>
            <w:tcW w:w="9360" w:type="dxa"/>
            <w:gridSpan w:val="5"/>
          </w:tcPr>
          <w:p w14:paraId="050F2F42" w14:textId="77777777" w:rsidR="000B2AE4" w:rsidRPr="00791B53" w:rsidRDefault="000B2AE4" w:rsidP="0093184F">
            <w:pPr>
              <w:rPr>
                <w:rFonts w:ascii="Times New Roman" w:hAnsi="Times New Roman"/>
              </w:rPr>
            </w:pPr>
            <w:r w:rsidRPr="00791B53">
              <w:rPr>
                <w:rFonts w:ascii="Times New Roman" w:hAnsi="Times New Roman"/>
              </w:rPr>
              <w:t>Login in through an existing email address. Return an error if the email does not exist or the password is wrong.</w:t>
            </w:r>
          </w:p>
        </w:tc>
      </w:tr>
      <w:tr w:rsidR="000B2AE4" w:rsidRPr="00791B53" w14:paraId="7849E7BA" w14:textId="77777777" w:rsidTr="0093184F">
        <w:tc>
          <w:tcPr>
            <w:tcW w:w="9360" w:type="dxa"/>
            <w:gridSpan w:val="5"/>
            <w:shd w:val="clear" w:color="auto" w:fill="D9D9D9" w:themeFill="background1" w:themeFillShade="D9"/>
          </w:tcPr>
          <w:p w14:paraId="0AF1C61C" w14:textId="77777777" w:rsidR="000B2AE4" w:rsidRPr="00791B53" w:rsidRDefault="000B2AE4" w:rsidP="0093184F">
            <w:pPr>
              <w:rPr>
                <w:rFonts w:ascii="Times New Roman" w:hAnsi="Times New Roman"/>
              </w:rPr>
            </w:pPr>
            <w:r w:rsidRPr="00791B53">
              <w:rPr>
                <w:rFonts w:ascii="Times New Roman" w:hAnsi="Times New Roman"/>
              </w:rPr>
              <w:lastRenderedPageBreak/>
              <w:t>Parameters</w:t>
            </w:r>
          </w:p>
        </w:tc>
      </w:tr>
      <w:tr w:rsidR="000B2AE4" w:rsidRPr="00791B53" w14:paraId="439D7904" w14:textId="77777777" w:rsidTr="0093184F">
        <w:trPr>
          <w:trHeight w:val="315"/>
        </w:trPr>
        <w:tc>
          <w:tcPr>
            <w:tcW w:w="1696" w:type="dxa"/>
            <w:gridSpan w:val="2"/>
            <w:shd w:val="clear" w:color="auto" w:fill="F2F2F2" w:themeFill="background1" w:themeFillShade="F2"/>
          </w:tcPr>
          <w:p w14:paraId="464BB651" w14:textId="77777777" w:rsidR="000B2AE4" w:rsidRPr="00791B53" w:rsidRDefault="000B2AE4" w:rsidP="0093184F">
            <w:pPr>
              <w:rPr>
                <w:rFonts w:ascii="Times New Roman" w:hAnsi="Times New Roman"/>
              </w:rPr>
            </w:pPr>
            <w:r w:rsidRPr="00791B53">
              <w:rPr>
                <w:rFonts w:ascii="Times New Roman" w:hAnsi="Times New Roman"/>
              </w:rPr>
              <w:t>Name</w:t>
            </w:r>
          </w:p>
        </w:tc>
        <w:tc>
          <w:tcPr>
            <w:tcW w:w="1214" w:type="dxa"/>
            <w:shd w:val="clear" w:color="auto" w:fill="F2F2F2" w:themeFill="background1" w:themeFillShade="F2"/>
          </w:tcPr>
          <w:p w14:paraId="619E230E" w14:textId="77777777" w:rsidR="000B2AE4" w:rsidRPr="00791B53" w:rsidRDefault="000B2AE4" w:rsidP="0093184F">
            <w:pPr>
              <w:rPr>
                <w:rFonts w:ascii="Times New Roman" w:hAnsi="Times New Roman"/>
              </w:rPr>
            </w:pPr>
            <w:r w:rsidRPr="00791B53">
              <w:rPr>
                <w:rFonts w:ascii="Times New Roman" w:hAnsi="Times New Roman"/>
              </w:rPr>
              <w:t>Data type</w:t>
            </w:r>
          </w:p>
        </w:tc>
        <w:tc>
          <w:tcPr>
            <w:tcW w:w="1485" w:type="dxa"/>
            <w:shd w:val="clear" w:color="auto" w:fill="F2F2F2" w:themeFill="background1" w:themeFillShade="F2"/>
          </w:tcPr>
          <w:p w14:paraId="0AB3C3EE" w14:textId="77777777" w:rsidR="000B2AE4" w:rsidRPr="00791B53" w:rsidRDefault="000B2AE4" w:rsidP="0093184F">
            <w:pPr>
              <w:rPr>
                <w:rFonts w:ascii="Times New Roman" w:hAnsi="Times New Roman"/>
              </w:rPr>
            </w:pPr>
            <w:r w:rsidRPr="00791B53">
              <w:rPr>
                <w:rFonts w:ascii="Times New Roman" w:hAnsi="Times New Roman"/>
              </w:rPr>
              <w:t>Mandatory</w:t>
            </w:r>
          </w:p>
        </w:tc>
        <w:tc>
          <w:tcPr>
            <w:tcW w:w="4965" w:type="dxa"/>
            <w:shd w:val="clear" w:color="auto" w:fill="F2F2F2" w:themeFill="background1" w:themeFillShade="F2"/>
          </w:tcPr>
          <w:p w14:paraId="2D702DE5" w14:textId="77777777" w:rsidR="000B2AE4" w:rsidRPr="00791B53" w:rsidRDefault="000B2AE4" w:rsidP="0093184F">
            <w:pPr>
              <w:rPr>
                <w:rFonts w:ascii="Times New Roman" w:hAnsi="Times New Roman"/>
              </w:rPr>
            </w:pPr>
            <w:r w:rsidRPr="00791B53">
              <w:rPr>
                <w:rFonts w:ascii="Times New Roman" w:hAnsi="Times New Roman"/>
              </w:rPr>
              <w:t>Description</w:t>
            </w:r>
          </w:p>
        </w:tc>
      </w:tr>
      <w:tr w:rsidR="000B2AE4" w:rsidRPr="00791B53" w14:paraId="55DCA52A" w14:textId="77777777" w:rsidTr="0093184F">
        <w:tc>
          <w:tcPr>
            <w:tcW w:w="1696" w:type="dxa"/>
            <w:gridSpan w:val="2"/>
          </w:tcPr>
          <w:p w14:paraId="0B386B98" w14:textId="77777777" w:rsidR="000B2AE4" w:rsidRPr="00791B53" w:rsidRDefault="000B2AE4" w:rsidP="0093184F">
            <w:pPr>
              <w:rPr>
                <w:rFonts w:ascii="Times New Roman" w:hAnsi="Times New Roman"/>
              </w:rPr>
            </w:pPr>
            <w:r w:rsidRPr="00791B53">
              <w:rPr>
                <w:rFonts w:ascii="Times New Roman" w:hAnsi="Times New Roman"/>
              </w:rPr>
              <w:t>EmailAddress</w:t>
            </w:r>
          </w:p>
        </w:tc>
        <w:tc>
          <w:tcPr>
            <w:tcW w:w="1214" w:type="dxa"/>
          </w:tcPr>
          <w:p w14:paraId="0E84513B" w14:textId="77777777" w:rsidR="000B2AE4" w:rsidRPr="00791B53" w:rsidRDefault="000B2AE4" w:rsidP="0093184F">
            <w:pPr>
              <w:rPr>
                <w:rFonts w:ascii="Times New Roman" w:hAnsi="Times New Roman"/>
              </w:rPr>
            </w:pPr>
            <w:r w:rsidRPr="00791B53">
              <w:rPr>
                <w:rFonts w:ascii="Times New Roman" w:hAnsi="Times New Roman"/>
              </w:rPr>
              <w:t>string</w:t>
            </w:r>
          </w:p>
        </w:tc>
        <w:tc>
          <w:tcPr>
            <w:tcW w:w="1485" w:type="dxa"/>
          </w:tcPr>
          <w:p w14:paraId="052D01F4" w14:textId="77777777" w:rsidR="000B2AE4" w:rsidRPr="00791B53" w:rsidRDefault="000B2AE4" w:rsidP="0093184F">
            <w:pPr>
              <w:rPr>
                <w:rFonts w:ascii="Times New Roman" w:hAnsi="Times New Roman"/>
              </w:rPr>
            </w:pPr>
            <w:r w:rsidRPr="00791B53">
              <w:rPr>
                <w:rFonts w:ascii="Times New Roman" w:hAnsi="Times New Roman"/>
              </w:rPr>
              <w:t>yes</w:t>
            </w:r>
          </w:p>
        </w:tc>
        <w:tc>
          <w:tcPr>
            <w:tcW w:w="4965" w:type="dxa"/>
          </w:tcPr>
          <w:p w14:paraId="2AB0A5FD" w14:textId="77777777" w:rsidR="000B2AE4" w:rsidRPr="00791B53" w:rsidRDefault="000B2AE4" w:rsidP="0093184F">
            <w:pPr>
              <w:rPr>
                <w:rFonts w:ascii="Times New Roman" w:hAnsi="Times New Roman"/>
              </w:rPr>
            </w:pPr>
            <w:r w:rsidRPr="00791B53">
              <w:rPr>
                <w:rFonts w:ascii="Times New Roman" w:hAnsi="Times New Roman"/>
              </w:rPr>
              <w:t>Email Address</w:t>
            </w:r>
          </w:p>
        </w:tc>
      </w:tr>
      <w:tr w:rsidR="000B2AE4" w:rsidRPr="00791B53" w14:paraId="36D5EE37" w14:textId="77777777" w:rsidTr="0093184F">
        <w:tc>
          <w:tcPr>
            <w:tcW w:w="1696" w:type="dxa"/>
            <w:gridSpan w:val="2"/>
          </w:tcPr>
          <w:p w14:paraId="0CB91653" w14:textId="77777777" w:rsidR="000B2AE4" w:rsidRPr="00791B53" w:rsidRDefault="000B2AE4" w:rsidP="0093184F">
            <w:pPr>
              <w:rPr>
                <w:rFonts w:ascii="Times New Roman" w:hAnsi="Times New Roman"/>
              </w:rPr>
            </w:pPr>
            <w:r w:rsidRPr="00791B53">
              <w:rPr>
                <w:rFonts w:ascii="Times New Roman" w:hAnsi="Times New Roman"/>
              </w:rPr>
              <w:t>Password</w:t>
            </w:r>
          </w:p>
        </w:tc>
        <w:tc>
          <w:tcPr>
            <w:tcW w:w="1214" w:type="dxa"/>
          </w:tcPr>
          <w:p w14:paraId="339A2E5E" w14:textId="77777777" w:rsidR="000B2AE4" w:rsidRPr="00791B53" w:rsidRDefault="000B2AE4" w:rsidP="0093184F">
            <w:pPr>
              <w:rPr>
                <w:rFonts w:ascii="Times New Roman" w:hAnsi="Times New Roman"/>
              </w:rPr>
            </w:pPr>
            <w:r w:rsidRPr="00791B53">
              <w:rPr>
                <w:rFonts w:ascii="Times New Roman" w:hAnsi="Times New Roman"/>
              </w:rPr>
              <w:t>string</w:t>
            </w:r>
          </w:p>
        </w:tc>
        <w:tc>
          <w:tcPr>
            <w:tcW w:w="1485" w:type="dxa"/>
          </w:tcPr>
          <w:p w14:paraId="3CF1992D" w14:textId="77777777" w:rsidR="000B2AE4" w:rsidRPr="00791B53" w:rsidRDefault="000B2AE4" w:rsidP="0093184F">
            <w:pPr>
              <w:rPr>
                <w:rFonts w:ascii="Times New Roman" w:hAnsi="Times New Roman"/>
              </w:rPr>
            </w:pPr>
            <w:r w:rsidRPr="00791B53">
              <w:rPr>
                <w:rFonts w:ascii="Times New Roman" w:hAnsi="Times New Roman"/>
              </w:rPr>
              <w:t>yes</w:t>
            </w:r>
          </w:p>
        </w:tc>
        <w:tc>
          <w:tcPr>
            <w:tcW w:w="4965" w:type="dxa"/>
          </w:tcPr>
          <w:p w14:paraId="1B8E22B3" w14:textId="77777777" w:rsidR="000B2AE4" w:rsidRPr="00791B53" w:rsidRDefault="000B2AE4" w:rsidP="0093184F">
            <w:pPr>
              <w:rPr>
                <w:rFonts w:ascii="Times New Roman" w:hAnsi="Times New Roman"/>
              </w:rPr>
            </w:pPr>
            <w:r w:rsidRPr="00791B53">
              <w:rPr>
                <w:rFonts w:ascii="Times New Roman" w:hAnsi="Times New Roman"/>
              </w:rPr>
              <w:t>Password</w:t>
            </w:r>
          </w:p>
        </w:tc>
      </w:tr>
      <w:tr w:rsidR="000B2AE4" w:rsidRPr="00791B53" w14:paraId="4C035C75" w14:textId="77777777" w:rsidTr="0093184F">
        <w:tc>
          <w:tcPr>
            <w:tcW w:w="1696" w:type="dxa"/>
            <w:gridSpan w:val="2"/>
          </w:tcPr>
          <w:p w14:paraId="48208EDE" w14:textId="77777777" w:rsidR="000B2AE4" w:rsidRPr="00791B53" w:rsidRDefault="000B2AE4" w:rsidP="0093184F">
            <w:pPr>
              <w:rPr>
                <w:rFonts w:ascii="Times New Roman" w:hAnsi="Times New Roman"/>
              </w:rPr>
            </w:pPr>
            <w:r w:rsidRPr="00791B53">
              <w:rPr>
                <w:rFonts w:ascii="Times New Roman" w:hAnsi="Times New Roman"/>
              </w:rPr>
              <w:t>NewPassword</w:t>
            </w:r>
          </w:p>
        </w:tc>
        <w:tc>
          <w:tcPr>
            <w:tcW w:w="1214" w:type="dxa"/>
          </w:tcPr>
          <w:p w14:paraId="2415C127" w14:textId="77777777" w:rsidR="000B2AE4" w:rsidRPr="00791B53" w:rsidRDefault="000B2AE4" w:rsidP="0093184F">
            <w:pPr>
              <w:rPr>
                <w:rFonts w:ascii="Times New Roman" w:hAnsi="Times New Roman"/>
              </w:rPr>
            </w:pPr>
            <w:r w:rsidRPr="00791B53">
              <w:rPr>
                <w:rFonts w:ascii="Times New Roman" w:hAnsi="Times New Roman"/>
              </w:rPr>
              <w:t>string</w:t>
            </w:r>
          </w:p>
        </w:tc>
        <w:tc>
          <w:tcPr>
            <w:tcW w:w="1485" w:type="dxa"/>
          </w:tcPr>
          <w:p w14:paraId="719FBB39" w14:textId="77777777" w:rsidR="000B2AE4" w:rsidRPr="00791B53" w:rsidRDefault="000B2AE4" w:rsidP="0093184F">
            <w:pPr>
              <w:rPr>
                <w:rFonts w:ascii="Times New Roman" w:hAnsi="Times New Roman"/>
              </w:rPr>
            </w:pPr>
            <w:r w:rsidRPr="00791B53">
              <w:rPr>
                <w:rFonts w:ascii="Times New Roman" w:hAnsi="Times New Roman"/>
              </w:rPr>
              <w:t>yes</w:t>
            </w:r>
          </w:p>
        </w:tc>
        <w:tc>
          <w:tcPr>
            <w:tcW w:w="4965" w:type="dxa"/>
          </w:tcPr>
          <w:p w14:paraId="17DE738B" w14:textId="77777777" w:rsidR="000B2AE4" w:rsidRPr="00791B53" w:rsidRDefault="000B2AE4" w:rsidP="0093184F">
            <w:pPr>
              <w:rPr>
                <w:rFonts w:ascii="Times New Roman" w:hAnsi="Times New Roman"/>
              </w:rPr>
            </w:pPr>
            <w:r w:rsidRPr="00791B53">
              <w:rPr>
                <w:rFonts w:ascii="Times New Roman" w:hAnsi="Times New Roman"/>
              </w:rPr>
              <w:t>New Password</w:t>
            </w:r>
          </w:p>
        </w:tc>
      </w:tr>
      <w:tr w:rsidR="000B2AE4" w:rsidRPr="00791B53" w14:paraId="4804D7B2" w14:textId="77777777" w:rsidTr="0093184F">
        <w:tc>
          <w:tcPr>
            <w:tcW w:w="9360" w:type="dxa"/>
            <w:gridSpan w:val="5"/>
            <w:shd w:val="clear" w:color="auto" w:fill="D9D9D9" w:themeFill="background1" w:themeFillShade="D9"/>
          </w:tcPr>
          <w:p w14:paraId="37FEE0DA" w14:textId="77777777" w:rsidR="000B2AE4" w:rsidRPr="00791B53" w:rsidRDefault="000B2AE4" w:rsidP="0093184F">
            <w:pPr>
              <w:spacing w:line="259" w:lineRule="auto"/>
              <w:rPr>
                <w:rFonts w:ascii="Times New Roman" w:hAnsi="Times New Roman"/>
              </w:rPr>
            </w:pPr>
            <w:r w:rsidRPr="00791B53">
              <w:rPr>
                <w:rFonts w:ascii="Times New Roman" w:hAnsi="Times New Roman"/>
              </w:rPr>
              <w:t>Response</w:t>
            </w:r>
          </w:p>
        </w:tc>
      </w:tr>
      <w:tr w:rsidR="000B2AE4" w:rsidRPr="00791B53" w14:paraId="2E607F08" w14:textId="77777777" w:rsidTr="0093184F">
        <w:trPr>
          <w:cantSplit/>
        </w:trPr>
        <w:tc>
          <w:tcPr>
            <w:tcW w:w="9360" w:type="dxa"/>
            <w:gridSpan w:val="5"/>
          </w:tcPr>
          <w:p w14:paraId="7CD3B2F5" w14:textId="77777777" w:rsidR="000B2AE4" w:rsidRPr="00791B53" w:rsidRDefault="000B2AE4" w:rsidP="0093184F">
            <w:pPr>
              <w:spacing w:line="259" w:lineRule="auto"/>
              <w:rPr>
                <w:rFonts w:ascii="Times New Roman" w:hAnsi="Times New Roman"/>
              </w:rPr>
            </w:pPr>
            <w:r w:rsidRPr="00791B53">
              <w:rPr>
                <w:rFonts w:ascii="Times New Roman" w:hAnsi="Times New Roman"/>
              </w:rPr>
              <w:t>{</w:t>
            </w:r>
          </w:p>
          <w:p w14:paraId="60856567" w14:textId="77777777" w:rsidR="000B2AE4" w:rsidRPr="00791B53" w:rsidRDefault="000B2AE4" w:rsidP="0093184F">
            <w:pPr>
              <w:spacing w:line="259" w:lineRule="auto"/>
              <w:rPr>
                <w:rFonts w:ascii="Times New Roman" w:hAnsi="Times New Roman"/>
              </w:rPr>
            </w:pPr>
            <w:r w:rsidRPr="00791B53">
              <w:rPr>
                <w:rFonts w:ascii="Times New Roman" w:hAnsi="Times New Roman"/>
              </w:rPr>
              <w:t xml:space="preserve">  “Success”: True/False,</w:t>
            </w:r>
          </w:p>
          <w:p w14:paraId="788FF8C1" w14:textId="77777777" w:rsidR="000B2AE4" w:rsidRPr="00791B53" w:rsidRDefault="000B2AE4" w:rsidP="0093184F">
            <w:pPr>
              <w:spacing w:line="259" w:lineRule="auto"/>
              <w:rPr>
                <w:rFonts w:ascii="Times New Roman" w:hAnsi="Times New Roman"/>
              </w:rPr>
            </w:pPr>
            <w:r w:rsidRPr="00791B53">
              <w:rPr>
                <w:rFonts w:ascii="Times New Roman" w:hAnsi="Times New Roman"/>
              </w:rPr>
              <w:t xml:space="preserve">  “Error”: Error,</w:t>
            </w:r>
          </w:p>
          <w:p w14:paraId="46470A3C" w14:textId="77777777" w:rsidR="000B2AE4" w:rsidRPr="00791B53" w:rsidRDefault="000B2AE4" w:rsidP="0093184F">
            <w:pPr>
              <w:spacing w:line="259" w:lineRule="auto"/>
              <w:rPr>
                <w:rFonts w:ascii="Times New Roman" w:hAnsi="Times New Roman"/>
              </w:rPr>
            </w:pPr>
            <w:r w:rsidRPr="00791B53">
              <w:rPr>
                <w:rFonts w:ascii="Times New Roman" w:hAnsi="Times New Roman"/>
              </w:rPr>
              <w:t>}</w:t>
            </w:r>
          </w:p>
        </w:tc>
      </w:tr>
      <w:tr w:rsidR="000B2AE4" w:rsidRPr="00791B53" w14:paraId="6CCC2CFB" w14:textId="77777777" w:rsidTr="0093184F">
        <w:tc>
          <w:tcPr>
            <w:tcW w:w="9360" w:type="dxa"/>
            <w:gridSpan w:val="5"/>
            <w:shd w:val="clear" w:color="auto" w:fill="D9D9D9" w:themeFill="background1" w:themeFillShade="D9"/>
          </w:tcPr>
          <w:p w14:paraId="46F62A93" w14:textId="77777777" w:rsidR="000B2AE4" w:rsidRPr="00791B53" w:rsidRDefault="000B2AE4" w:rsidP="0093184F">
            <w:pPr>
              <w:rPr>
                <w:rFonts w:ascii="Times New Roman" w:hAnsi="Times New Roman"/>
              </w:rPr>
            </w:pPr>
            <w:r w:rsidRPr="00791B53">
              <w:rPr>
                <w:rFonts w:ascii="Times New Roman" w:hAnsi="Times New Roman"/>
              </w:rPr>
              <w:t>Implementation</w:t>
            </w:r>
          </w:p>
        </w:tc>
      </w:tr>
      <w:tr w:rsidR="000B2AE4" w:rsidRPr="00791B53" w14:paraId="51B72779" w14:textId="77777777" w:rsidTr="0093184F">
        <w:tc>
          <w:tcPr>
            <w:tcW w:w="9360" w:type="dxa"/>
            <w:gridSpan w:val="5"/>
          </w:tcPr>
          <w:p w14:paraId="6FE68261" w14:textId="77777777" w:rsidR="000B2AE4" w:rsidRPr="00791B53" w:rsidRDefault="000B2AE4" w:rsidP="0093184F">
            <w:pPr>
              <w:rPr>
                <w:rFonts w:ascii="Times New Roman" w:eastAsia="宋体" w:hAnsi="Times New Roman"/>
                <w:color w:val="4F4F4F"/>
                <w:sz w:val="22"/>
                <w:szCs w:val="22"/>
                <w:shd w:val="clear" w:color="auto" w:fill="F6F8FA"/>
              </w:rPr>
            </w:pPr>
            <w:r w:rsidRPr="00791B53">
              <w:rPr>
                <w:rFonts w:ascii="Times New Roman" w:eastAsia="宋体" w:hAnsi="Times New Roman"/>
                <w:color w:val="006666"/>
                <w:sz w:val="22"/>
                <w:szCs w:val="22"/>
              </w:rPr>
              <w:t>@app.route('/reset-password’, methods=['POST'])</w:t>
            </w:r>
          </w:p>
          <w:p w14:paraId="7924C456" w14:textId="3D0ECE49" w:rsidR="000B2AE4" w:rsidRPr="00791B53" w:rsidRDefault="000B2AE4" w:rsidP="0093184F">
            <w:pPr>
              <w:rPr>
                <w:rFonts w:ascii="Times New Roman" w:eastAsia="宋体" w:hAnsi="Times New Roman"/>
                <w:color w:val="4F4F4F"/>
                <w:sz w:val="22"/>
                <w:szCs w:val="22"/>
              </w:rPr>
            </w:pPr>
            <w:r w:rsidRPr="00791B53">
              <w:rPr>
                <w:rFonts w:ascii="Times New Roman" w:eastAsia="宋体" w:hAnsi="Times New Roman"/>
                <w:color w:val="000088"/>
                <w:sz w:val="22"/>
                <w:szCs w:val="22"/>
              </w:rPr>
              <w:t>def</w:t>
            </w:r>
            <w:r w:rsidRPr="00791B53">
              <w:rPr>
                <w:rFonts w:ascii="Times New Roman" w:eastAsia="宋体" w:hAnsi="Times New Roman"/>
                <w:color w:val="4F4F4F"/>
                <w:sz w:val="22"/>
                <w:szCs w:val="22"/>
              </w:rPr>
              <w:t xml:space="preserve"> </w:t>
            </w:r>
            <w:r w:rsidR="00277166" w:rsidRPr="00791B53">
              <w:rPr>
                <w:rFonts w:ascii="Times New Roman" w:eastAsia="宋体" w:hAnsi="Times New Roman"/>
                <w:color w:val="4F4F4F"/>
                <w:sz w:val="22"/>
                <w:szCs w:val="22"/>
              </w:rPr>
              <w:t>Set</w:t>
            </w:r>
            <w:r w:rsidRPr="00791B53">
              <w:rPr>
                <w:rFonts w:ascii="Times New Roman" w:hAnsi="Times New Roman"/>
                <w:sz w:val="22"/>
                <w:szCs w:val="22"/>
              </w:rPr>
              <w:t>ResetPassword</w:t>
            </w:r>
            <w:r w:rsidRPr="00791B53">
              <w:rPr>
                <w:rFonts w:ascii="Times New Roman" w:eastAsia="宋体" w:hAnsi="Times New Roman"/>
                <w:color w:val="4F4F4F"/>
                <w:sz w:val="22"/>
                <w:szCs w:val="22"/>
              </w:rPr>
              <w:t>():</w:t>
            </w:r>
          </w:p>
          <w:p w14:paraId="128D1640" w14:textId="77777777" w:rsidR="000B2AE4" w:rsidRPr="00791B53" w:rsidRDefault="000B2AE4" w:rsidP="0093184F">
            <w:pPr>
              <w:ind w:firstLineChars="100" w:firstLine="240"/>
              <w:rPr>
                <w:rFonts w:ascii="Times New Roman" w:eastAsia="宋体" w:hAnsi="Times New Roman"/>
                <w:sz w:val="22"/>
                <w:szCs w:val="22"/>
              </w:rPr>
            </w:pPr>
            <w:r w:rsidRPr="00791B53">
              <w:rPr>
                <w:rFonts w:ascii="Times New Roman" w:hAnsi="Times New Roman"/>
              </w:rPr>
              <w:t xml:space="preserve">EmailAddress = </w:t>
            </w:r>
            <w:r w:rsidRPr="00791B53">
              <w:rPr>
                <w:rFonts w:ascii="Times New Roman" w:eastAsia="宋体" w:hAnsi="Times New Roman"/>
                <w:sz w:val="22"/>
                <w:szCs w:val="22"/>
              </w:rPr>
              <w:t>request.form.get(‘</w:t>
            </w:r>
            <w:r w:rsidRPr="00791B53">
              <w:rPr>
                <w:rFonts w:ascii="Times New Roman" w:hAnsi="Times New Roman"/>
              </w:rPr>
              <w:t>EmailAddress</w:t>
            </w:r>
            <w:r w:rsidRPr="00791B53">
              <w:rPr>
                <w:rFonts w:ascii="Times New Roman" w:eastAsia="宋体" w:hAnsi="Times New Roman"/>
                <w:sz w:val="22"/>
                <w:szCs w:val="22"/>
              </w:rPr>
              <w:t>’)</w:t>
            </w:r>
          </w:p>
          <w:p w14:paraId="499B443B" w14:textId="77777777" w:rsidR="000B2AE4" w:rsidRPr="00791B53" w:rsidRDefault="000B2AE4" w:rsidP="0093184F">
            <w:pPr>
              <w:ind w:firstLineChars="100" w:firstLine="220"/>
              <w:rPr>
                <w:rFonts w:ascii="Times New Roman" w:eastAsia="宋体" w:hAnsi="Times New Roman"/>
                <w:sz w:val="22"/>
                <w:szCs w:val="22"/>
              </w:rPr>
            </w:pPr>
            <w:r w:rsidRPr="00791B53">
              <w:rPr>
                <w:rFonts w:ascii="Times New Roman" w:eastAsia="宋体" w:hAnsi="Times New Roman"/>
                <w:sz w:val="22"/>
                <w:szCs w:val="22"/>
              </w:rPr>
              <w:t>…</w:t>
            </w:r>
          </w:p>
          <w:p w14:paraId="64956100" w14:textId="77777777" w:rsidR="000B2AE4" w:rsidRPr="00791B53" w:rsidRDefault="000B2AE4" w:rsidP="0093184F">
            <w:pPr>
              <w:ind w:firstLineChars="100" w:firstLine="220"/>
              <w:rPr>
                <w:rFonts w:ascii="Times New Roman" w:hAnsi="Times New Roman"/>
              </w:rPr>
            </w:pPr>
            <w:r w:rsidRPr="00791B53">
              <w:rPr>
                <w:rFonts w:ascii="Times New Roman" w:eastAsia="宋体" w:hAnsi="Times New Roman"/>
                <w:sz w:val="22"/>
                <w:szCs w:val="22"/>
              </w:rPr>
              <w:t>return return_data</w:t>
            </w:r>
          </w:p>
        </w:tc>
      </w:tr>
    </w:tbl>
    <w:p w14:paraId="31173A4F" w14:textId="77777777" w:rsidR="0094186E" w:rsidRPr="00791B53" w:rsidRDefault="0094186E" w:rsidP="003E4650">
      <w:pPr>
        <w:shd w:val="clear" w:color="auto" w:fill="FFFFFF"/>
        <w:outlineLvl w:val="3"/>
        <w:rPr>
          <w:rFonts w:ascii="Times New Roman" w:eastAsia="宋体" w:hAnsi="Times New Roman"/>
          <w:color w:val="2A2B2E"/>
          <w:sz w:val="28"/>
          <w:szCs w:val="28"/>
        </w:rPr>
      </w:pPr>
    </w:p>
    <w:p w14:paraId="656E249B" w14:textId="68AC7D3C" w:rsidR="0029305C" w:rsidRPr="00791B53" w:rsidRDefault="0029305C" w:rsidP="0029305C">
      <w:pPr>
        <w:shd w:val="clear" w:color="auto" w:fill="FFFFFF"/>
        <w:outlineLvl w:val="3"/>
        <w:rPr>
          <w:rFonts w:ascii="Times New Roman" w:eastAsia="宋体" w:hAnsi="Times New Roman"/>
          <w:color w:val="8EAADB" w:themeColor="accent1" w:themeTint="99"/>
          <w:sz w:val="36"/>
          <w:szCs w:val="36"/>
        </w:rPr>
      </w:pPr>
      <w:r w:rsidRPr="00791B53">
        <w:rPr>
          <w:rFonts w:ascii="Times New Roman" w:eastAsia="宋体" w:hAnsi="Times New Roman"/>
          <w:b/>
          <w:bCs/>
          <w:color w:val="8EAADB" w:themeColor="accent1" w:themeTint="99"/>
          <w:sz w:val="36"/>
          <w:szCs w:val="36"/>
        </w:rPr>
        <w:t>Create New User (Account)</w:t>
      </w:r>
    </w:p>
    <w:tbl>
      <w:tblPr>
        <w:tblStyle w:val="a4"/>
        <w:tblW w:w="9360" w:type="dxa"/>
        <w:tblLayout w:type="fixed"/>
        <w:tblLook w:val="06A0" w:firstRow="1" w:lastRow="0" w:firstColumn="1" w:lastColumn="0" w:noHBand="1" w:noVBand="1"/>
      </w:tblPr>
      <w:tblGrid>
        <w:gridCol w:w="1110"/>
        <w:gridCol w:w="586"/>
        <w:gridCol w:w="1134"/>
        <w:gridCol w:w="4678"/>
        <w:gridCol w:w="1852"/>
      </w:tblGrid>
      <w:tr w:rsidR="0029305C" w:rsidRPr="00791B53" w14:paraId="234F0F26" w14:textId="77777777" w:rsidTr="002C7A95">
        <w:trPr>
          <w:trHeight w:val="333"/>
        </w:trPr>
        <w:tc>
          <w:tcPr>
            <w:tcW w:w="1110" w:type="dxa"/>
            <w:shd w:val="clear" w:color="auto" w:fill="D9D9D9" w:themeFill="background1" w:themeFillShade="D9"/>
          </w:tcPr>
          <w:p w14:paraId="4D7F48BE" w14:textId="249EC58B" w:rsidR="0029305C" w:rsidRPr="00791B53" w:rsidRDefault="00237F6E" w:rsidP="00FA5F58">
            <w:pPr>
              <w:rPr>
                <w:rFonts w:ascii="Times New Roman" w:hAnsi="Times New Roman"/>
              </w:rPr>
            </w:pPr>
            <w:r w:rsidRPr="00791B53">
              <w:rPr>
                <w:rFonts w:ascii="Times New Roman" w:hAnsi="Times New Roman"/>
              </w:rPr>
              <w:t>POST</w:t>
            </w:r>
          </w:p>
        </w:tc>
        <w:tc>
          <w:tcPr>
            <w:tcW w:w="8250" w:type="dxa"/>
            <w:gridSpan w:val="4"/>
          </w:tcPr>
          <w:p w14:paraId="27167339" w14:textId="02F840B7" w:rsidR="0029305C" w:rsidRPr="00791B53" w:rsidRDefault="0029305C" w:rsidP="00FA5F58">
            <w:pPr>
              <w:rPr>
                <w:rFonts w:ascii="Times New Roman" w:hAnsi="Times New Roman"/>
              </w:rPr>
            </w:pPr>
            <w:r w:rsidRPr="00791B53">
              <w:rPr>
                <w:rFonts w:ascii="Times New Roman" w:hAnsi="Times New Roman"/>
              </w:rPr>
              <w:t>/</w:t>
            </w:r>
            <w:r w:rsidR="00721FA7" w:rsidRPr="00791B53">
              <w:rPr>
                <w:rFonts w:ascii="Times New Roman" w:hAnsi="Times New Roman"/>
              </w:rPr>
              <w:t>c</w:t>
            </w:r>
            <w:r w:rsidRPr="00791B53">
              <w:rPr>
                <w:rFonts w:ascii="Times New Roman" w:hAnsi="Times New Roman"/>
              </w:rPr>
              <w:t>reate</w:t>
            </w:r>
            <w:r w:rsidR="00721FA7" w:rsidRPr="00791B53">
              <w:rPr>
                <w:rFonts w:ascii="Times New Roman" w:hAnsi="Times New Roman"/>
              </w:rPr>
              <w:t>-a</w:t>
            </w:r>
            <w:r w:rsidRPr="00791B53">
              <w:rPr>
                <w:rFonts w:ascii="Times New Roman" w:hAnsi="Times New Roman"/>
              </w:rPr>
              <w:t>ccount</w:t>
            </w:r>
          </w:p>
        </w:tc>
      </w:tr>
      <w:tr w:rsidR="00C2498A" w:rsidRPr="00791B53" w14:paraId="315908C4" w14:textId="77777777" w:rsidTr="00FB16C7">
        <w:trPr>
          <w:trHeight w:val="1833"/>
        </w:trPr>
        <w:tc>
          <w:tcPr>
            <w:tcW w:w="1110" w:type="dxa"/>
            <w:shd w:val="clear" w:color="auto" w:fill="D9D9D9" w:themeFill="background1" w:themeFillShade="D9"/>
          </w:tcPr>
          <w:p w14:paraId="7999DB11" w14:textId="7247067A" w:rsidR="00C2498A" w:rsidRPr="00791B53" w:rsidRDefault="00C2498A" w:rsidP="00FA5F58">
            <w:pPr>
              <w:rPr>
                <w:rFonts w:ascii="Times New Roman" w:hAnsi="Times New Roman"/>
              </w:rPr>
            </w:pPr>
            <w:r w:rsidRPr="00791B53">
              <w:rPr>
                <w:rFonts w:ascii="Times New Roman" w:hAnsi="Times New Roman"/>
              </w:rPr>
              <w:t>I</w:t>
            </w:r>
            <w:r w:rsidR="00AF0099" w:rsidRPr="00791B53">
              <w:rPr>
                <w:rFonts w:ascii="Times New Roman" w:hAnsi="Times New Roman"/>
              </w:rPr>
              <w:t>nput</w:t>
            </w:r>
          </w:p>
        </w:tc>
        <w:tc>
          <w:tcPr>
            <w:tcW w:w="8250" w:type="dxa"/>
            <w:gridSpan w:val="4"/>
          </w:tcPr>
          <w:p w14:paraId="6DB76743" w14:textId="77777777" w:rsidR="00AF0099" w:rsidRPr="00791B53" w:rsidRDefault="00AF0099" w:rsidP="00AF0099">
            <w:pPr>
              <w:rPr>
                <w:rFonts w:ascii="Times New Roman" w:hAnsi="Times New Roman"/>
              </w:rPr>
            </w:pPr>
            <w:r w:rsidRPr="00791B53">
              <w:rPr>
                <w:rFonts w:ascii="Times New Roman" w:hAnsi="Times New Roman"/>
              </w:rPr>
              <w:t>{</w:t>
            </w:r>
          </w:p>
          <w:p w14:paraId="215C8EB4" w14:textId="76DB4436" w:rsidR="00426313" w:rsidRPr="00791B53" w:rsidRDefault="00426313" w:rsidP="00EF080E">
            <w:pPr>
              <w:ind w:firstLineChars="100" w:firstLine="240"/>
              <w:rPr>
                <w:rFonts w:ascii="Times New Roman" w:hAnsi="Times New Roman"/>
              </w:rPr>
            </w:pPr>
            <w:r w:rsidRPr="00791B53">
              <w:rPr>
                <w:rFonts w:ascii="Times New Roman" w:hAnsi="Times New Roman"/>
              </w:rPr>
              <w:t>“EmailAddress”: EmailAddress,</w:t>
            </w:r>
          </w:p>
          <w:p w14:paraId="30015BC5" w14:textId="6679BF50" w:rsidR="00AF0099" w:rsidRPr="00791B53" w:rsidRDefault="00293F8E" w:rsidP="00AF0099">
            <w:pPr>
              <w:ind w:firstLineChars="100" w:firstLine="240"/>
              <w:rPr>
                <w:rFonts w:ascii="Times New Roman" w:hAnsi="Times New Roman"/>
              </w:rPr>
            </w:pPr>
            <w:r w:rsidRPr="00791B53">
              <w:rPr>
                <w:rFonts w:ascii="Times New Roman" w:hAnsi="Times New Roman"/>
              </w:rPr>
              <w:t>“</w:t>
            </w:r>
            <w:r w:rsidR="00AF0099" w:rsidRPr="00791B53">
              <w:rPr>
                <w:rFonts w:ascii="Times New Roman" w:hAnsi="Times New Roman"/>
              </w:rPr>
              <w:t>StudentID</w:t>
            </w:r>
            <w:r w:rsidR="00A450F7" w:rsidRPr="00791B53">
              <w:rPr>
                <w:rFonts w:ascii="Times New Roman" w:hAnsi="Times New Roman"/>
              </w:rPr>
              <w:t>”</w:t>
            </w:r>
            <w:r w:rsidR="00AF0099" w:rsidRPr="00791B53">
              <w:rPr>
                <w:rFonts w:ascii="Times New Roman" w:hAnsi="Times New Roman"/>
              </w:rPr>
              <w:t>: StudentID,</w:t>
            </w:r>
          </w:p>
          <w:p w14:paraId="3F2A53BB" w14:textId="4ED01925" w:rsidR="00AF0099" w:rsidRPr="00791B53" w:rsidRDefault="00293F8E" w:rsidP="00AF0099">
            <w:pPr>
              <w:ind w:firstLineChars="100" w:firstLine="240"/>
              <w:rPr>
                <w:rFonts w:ascii="Times New Roman" w:hAnsi="Times New Roman"/>
              </w:rPr>
            </w:pPr>
            <w:r w:rsidRPr="00791B53">
              <w:rPr>
                <w:rFonts w:ascii="Times New Roman" w:hAnsi="Times New Roman"/>
              </w:rPr>
              <w:t>“</w:t>
            </w:r>
            <w:r w:rsidR="00AF0099" w:rsidRPr="00791B53">
              <w:rPr>
                <w:rFonts w:ascii="Times New Roman" w:hAnsi="Times New Roman"/>
              </w:rPr>
              <w:t>FirstName</w:t>
            </w:r>
            <w:r w:rsidR="00A450F7" w:rsidRPr="00791B53">
              <w:rPr>
                <w:rFonts w:ascii="Times New Roman" w:hAnsi="Times New Roman"/>
              </w:rPr>
              <w:t>”</w:t>
            </w:r>
            <w:r w:rsidR="00AF0099" w:rsidRPr="00791B53">
              <w:rPr>
                <w:rFonts w:ascii="Times New Roman" w:hAnsi="Times New Roman"/>
              </w:rPr>
              <w:t>: FirstName,</w:t>
            </w:r>
          </w:p>
          <w:p w14:paraId="55DB0B7E" w14:textId="1B1312F0" w:rsidR="00AF0099" w:rsidRPr="00791B53" w:rsidRDefault="00293F8E" w:rsidP="00AF0099">
            <w:pPr>
              <w:ind w:firstLineChars="100" w:firstLine="240"/>
              <w:rPr>
                <w:rFonts w:ascii="Times New Roman" w:hAnsi="Times New Roman"/>
              </w:rPr>
            </w:pPr>
            <w:r w:rsidRPr="00791B53">
              <w:rPr>
                <w:rFonts w:ascii="Times New Roman" w:hAnsi="Times New Roman"/>
              </w:rPr>
              <w:t>“</w:t>
            </w:r>
            <w:r w:rsidR="00AF0099" w:rsidRPr="00791B53">
              <w:rPr>
                <w:rFonts w:ascii="Times New Roman" w:hAnsi="Times New Roman"/>
              </w:rPr>
              <w:t>LastName</w:t>
            </w:r>
            <w:r w:rsidR="00A450F7" w:rsidRPr="00791B53">
              <w:rPr>
                <w:rFonts w:ascii="Times New Roman" w:hAnsi="Times New Roman"/>
              </w:rPr>
              <w:t>”</w:t>
            </w:r>
            <w:r w:rsidR="00AF0099" w:rsidRPr="00791B53">
              <w:rPr>
                <w:rFonts w:ascii="Times New Roman" w:hAnsi="Times New Roman"/>
              </w:rPr>
              <w:t>: LastName,</w:t>
            </w:r>
          </w:p>
          <w:p w14:paraId="4F54C374" w14:textId="66B95BB6" w:rsidR="00AF0099" w:rsidRPr="00791B53" w:rsidRDefault="00293F8E" w:rsidP="00AF0099">
            <w:pPr>
              <w:ind w:firstLineChars="100" w:firstLine="240"/>
              <w:rPr>
                <w:rFonts w:ascii="Times New Roman" w:hAnsi="Times New Roman"/>
              </w:rPr>
            </w:pPr>
            <w:r w:rsidRPr="00791B53">
              <w:rPr>
                <w:rFonts w:ascii="Times New Roman" w:hAnsi="Times New Roman"/>
              </w:rPr>
              <w:t>“</w:t>
            </w:r>
            <w:r w:rsidR="00AF0099" w:rsidRPr="00791B53">
              <w:rPr>
                <w:rFonts w:ascii="Times New Roman" w:hAnsi="Times New Roman"/>
              </w:rPr>
              <w:t>NickName</w:t>
            </w:r>
            <w:r w:rsidR="00A450F7" w:rsidRPr="00791B53">
              <w:rPr>
                <w:rFonts w:ascii="Times New Roman" w:hAnsi="Times New Roman"/>
              </w:rPr>
              <w:t>”</w:t>
            </w:r>
            <w:r w:rsidR="00AF0099" w:rsidRPr="00791B53">
              <w:rPr>
                <w:rFonts w:ascii="Times New Roman" w:hAnsi="Times New Roman"/>
              </w:rPr>
              <w:t>: NickName,</w:t>
            </w:r>
          </w:p>
          <w:p w14:paraId="01DB1B73" w14:textId="355B3B60" w:rsidR="00AF0099" w:rsidRPr="00791B53" w:rsidRDefault="00293F8E" w:rsidP="00AF0099">
            <w:pPr>
              <w:ind w:firstLineChars="100" w:firstLine="240"/>
              <w:rPr>
                <w:rFonts w:ascii="Times New Roman" w:hAnsi="Times New Roman"/>
              </w:rPr>
            </w:pPr>
            <w:r w:rsidRPr="00791B53">
              <w:rPr>
                <w:rFonts w:ascii="Times New Roman" w:hAnsi="Times New Roman"/>
              </w:rPr>
              <w:t>“</w:t>
            </w:r>
            <w:r w:rsidR="00AF0099" w:rsidRPr="00791B53">
              <w:rPr>
                <w:rFonts w:ascii="Times New Roman" w:hAnsi="Times New Roman"/>
              </w:rPr>
              <w:t>Birthday</w:t>
            </w:r>
            <w:r w:rsidR="00A450F7" w:rsidRPr="00791B53">
              <w:rPr>
                <w:rFonts w:ascii="Times New Roman" w:hAnsi="Times New Roman"/>
              </w:rPr>
              <w:t>”</w:t>
            </w:r>
            <w:r w:rsidR="00AF0099" w:rsidRPr="00791B53">
              <w:rPr>
                <w:rFonts w:ascii="Times New Roman" w:hAnsi="Times New Roman"/>
              </w:rPr>
              <w:t>: Birthday,</w:t>
            </w:r>
          </w:p>
          <w:p w14:paraId="4DB8CA3E" w14:textId="332CBC85" w:rsidR="00AF0099" w:rsidRPr="00791B53" w:rsidRDefault="00293F8E" w:rsidP="00AF0099">
            <w:pPr>
              <w:ind w:firstLineChars="100" w:firstLine="240"/>
              <w:rPr>
                <w:rFonts w:ascii="Times New Roman" w:hAnsi="Times New Roman"/>
              </w:rPr>
            </w:pPr>
            <w:r w:rsidRPr="00791B53">
              <w:rPr>
                <w:rFonts w:ascii="Times New Roman" w:hAnsi="Times New Roman"/>
              </w:rPr>
              <w:t>“</w:t>
            </w:r>
            <w:r w:rsidR="00AF0099" w:rsidRPr="00791B53">
              <w:rPr>
                <w:rFonts w:ascii="Times New Roman" w:hAnsi="Times New Roman"/>
              </w:rPr>
              <w:t>Gender</w:t>
            </w:r>
            <w:r w:rsidR="00A450F7" w:rsidRPr="00791B53">
              <w:rPr>
                <w:rFonts w:ascii="Times New Roman" w:hAnsi="Times New Roman"/>
              </w:rPr>
              <w:t>”</w:t>
            </w:r>
            <w:r w:rsidR="00AF0099" w:rsidRPr="00791B53">
              <w:rPr>
                <w:rFonts w:ascii="Times New Roman" w:hAnsi="Times New Roman"/>
              </w:rPr>
              <w:t>: Gender,</w:t>
            </w:r>
          </w:p>
          <w:p w14:paraId="45338098" w14:textId="6E1A2D01" w:rsidR="00AF0099" w:rsidRPr="00791B53" w:rsidRDefault="00293F8E" w:rsidP="00AF0099">
            <w:pPr>
              <w:ind w:firstLineChars="100" w:firstLine="240"/>
              <w:rPr>
                <w:rFonts w:ascii="Times New Roman" w:hAnsi="Times New Roman"/>
              </w:rPr>
            </w:pPr>
            <w:r w:rsidRPr="00791B53">
              <w:rPr>
                <w:rFonts w:ascii="Times New Roman" w:hAnsi="Times New Roman"/>
              </w:rPr>
              <w:t>“</w:t>
            </w:r>
            <w:r w:rsidR="00AF0099" w:rsidRPr="00791B53">
              <w:rPr>
                <w:rFonts w:ascii="Times New Roman" w:hAnsi="Times New Roman"/>
              </w:rPr>
              <w:t>Profile</w:t>
            </w:r>
            <w:r w:rsidR="00A450F7" w:rsidRPr="00791B53">
              <w:rPr>
                <w:rFonts w:ascii="Times New Roman" w:hAnsi="Times New Roman"/>
              </w:rPr>
              <w:t>”</w:t>
            </w:r>
            <w:r w:rsidR="00AF0099" w:rsidRPr="00791B53">
              <w:rPr>
                <w:rFonts w:ascii="Times New Roman" w:hAnsi="Times New Roman"/>
              </w:rPr>
              <w:t>: Profile,</w:t>
            </w:r>
          </w:p>
          <w:p w14:paraId="63D9306B" w14:textId="5E3CBB6D" w:rsidR="00AF0099" w:rsidRPr="00791B53" w:rsidRDefault="00293F8E" w:rsidP="00AF0099">
            <w:pPr>
              <w:ind w:firstLineChars="100" w:firstLine="240"/>
              <w:rPr>
                <w:rFonts w:ascii="Times New Roman" w:hAnsi="Times New Roman"/>
              </w:rPr>
            </w:pPr>
            <w:r w:rsidRPr="00791B53">
              <w:rPr>
                <w:rFonts w:ascii="Times New Roman" w:hAnsi="Times New Roman"/>
              </w:rPr>
              <w:t>“</w:t>
            </w:r>
            <w:r w:rsidR="00AF0099" w:rsidRPr="00791B53">
              <w:rPr>
                <w:rFonts w:ascii="Times New Roman" w:hAnsi="Times New Roman"/>
              </w:rPr>
              <w:t>Region</w:t>
            </w:r>
            <w:r w:rsidR="00A450F7" w:rsidRPr="00791B53">
              <w:rPr>
                <w:rFonts w:ascii="Times New Roman" w:hAnsi="Times New Roman"/>
              </w:rPr>
              <w:t>”</w:t>
            </w:r>
            <w:r w:rsidR="00AF0099" w:rsidRPr="00791B53">
              <w:rPr>
                <w:rFonts w:ascii="Times New Roman" w:hAnsi="Times New Roman"/>
              </w:rPr>
              <w:t>: Region,</w:t>
            </w:r>
          </w:p>
          <w:p w14:paraId="1E23539D" w14:textId="49CE3636" w:rsidR="00AF0099" w:rsidRPr="00791B53" w:rsidRDefault="00293F8E" w:rsidP="00AF0099">
            <w:pPr>
              <w:ind w:firstLineChars="100" w:firstLine="240"/>
              <w:rPr>
                <w:rFonts w:ascii="Times New Roman" w:hAnsi="Times New Roman"/>
              </w:rPr>
            </w:pPr>
            <w:r w:rsidRPr="00791B53">
              <w:rPr>
                <w:rFonts w:ascii="Times New Roman" w:hAnsi="Times New Roman"/>
              </w:rPr>
              <w:t>“</w:t>
            </w:r>
            <w:r w:rsidR="00AF0099" w:rsidRPr="00791B53">
              <w:rPr>
                <w:rFonts w:ascii="Times New Roman" w:hAnsi="Times New Roman"/>
              </w:rPr>
              <w:t>School</w:t>
            </w:r>
            <w:r w:rsidR="00A450F7" w:rsidRPr="00791B53">
              <w:rPr>
                <w:rFonts w:ascii="Times New Roman" w:hAnsi="Times New Roman"/>
              </w:rPr>
              <w:t>”</w:t>
            </w:r>
            <w:r w:rsidR="00AF0099" w:rsidRPr="00791B53">
              <w:rPr>
                <w:rFonts w:ascii="Times New Roman" w:hAnsi="Times New Roman"/>
              </w:rPr>
              <w:t>: School,</w:t>
            </w:r>
          </w:p>
          <w:p w14:paraId="02B7D277" w14:textId="7841AC24" w:rsidR="00AF0099" w:rsidRPr="00791B53" w:rsidRDefault="00293F8E" w:rsidP="00EF080E">
            <w:pPr>
              <w:ind w:firstLineChars="100" w:firstLine="240"/>
              <w:rPr>
                <w:rFonts w:ascii="Times New Roman" w:hAnsi="Times New Roman"/>
              </w:rPr>
            </w:pPr>
            <w:r w:rsidRPr="00791B53">
              <w:rPr>
                <w:rFonts w:ascii="Times New Roman" w:hAnsi="Times New Roman"/>
              </w:rPr>
              <w:t>“</w:t>
            </w:r>
            <w:r w:rsidR="00AF0099" w:rsidRPr="00791B53">
              <w:rPr>
                <w:rFonts w:ascii="Times New Roman" w:hAnsi="Times New Roman"/>
              </w:rPr>
              <w:t>PhoneNumber</w:t>
            </w:r>
            <w:r w:rsidR="00A450F7" w:rsidRPr="00791B53">
              <w:rPr>
                <w:rFonts w:ascii="Times New Roman" w:hAnsi="Times New Roman"/>
              </w:rPr>
              <w:t>”</w:t>
            </w:r>
            <w:r w:rsidR="00AF0099" w:rsidRPr="00791B53">
              <w:rPr>
                <w:rFonts w:ascii="Times New Roman" w:hAnsi="Times New Roman"/>
              </w:rPr>
              <w:t>: PhoneNumber,</w:t>
            </w:r>
          </w:p>
          <w:p w14:paraId="6111CB96" w14:textId="41054837" w:rsidR="00AF0099" w:rsidRPr="00791B53" w:rsidRDefault="00293F8E" w:rsidP="00AF0099">
            <w:pPr>
              <w:ind w:firstLineChars="100" w:firstLine="240"/>
              <w:rPr>
                <w:rFonts w:ascii="Times New Roman" w:hAnsi="Times New Roman"/>
              </w:rPr>
            </w:pPr>
            <w:r w:rsidRPr="00791B53">
              <w:rPr>
                <w:rFonts w:ascii="Times New Roman" w:hAnsi="Times New Roman"/>
              </w:rPr>
              <w:t>“</w:t>
            </w:r>
            <w:r w:rsidR="00AF0099" w:rsidRPr="00791B53">
              <w:rPr>
                <w:rFonts w:ascii="Times New Roman" w:hAnsi="Times New Roman"/>
              </w:rPr>
              <w:t>HeadPortrait</w:t>
            </w:r>
            <w:r w:rsidR="00A450F7" w:rsidRPr="00791B53">
              <w:rPr>
                <w:rFonts w:ascii="Times New Roman" w:hAnsi="Times New Roman"/>
              </w:rPr>
              <w:t>”</w:t>
            </w:r>
            <w:r w:rsidR="00AF0099" w:rsidRPr="00791B53">
              <w:rPr>
                <w:rFonts w:ascii="Times New Roman" w:hAnsi="Times New Roman"/>
              </w:rPr>
              <w:t>: HeadPortrait,</w:t>
            </w:r>
          </w:p>
          <w:p w14:paraId="074C6962" w14:textId="678CFE08" w:rsidR="00AF0099" w:rsidRPr="00791B53" w:rsidRDefault="00293F8E" w:rsidP="00D57895">
            <w:pPr>
              <w:ind w:firstLineChars="100" w:firstLine="240"/>
              <w:rPr>
                <w:rFonts w:ascii="Times New Roman" w:hAnsi="Times New Roman"/>
              </w:rPr>
            </w:pPr>
            <w:r w:rsidRPr="00791B53">
              <w:rPr>
                <w:rFonts w:ascii="Times New Roman" w:hAnsi="Times New Roman"/>
              </w:rPr>
              <w:t>“</w:t>
            </w:r>
            <w:r w:rsidR="00AF0099" w:rsidRPr="00791B53">
              <w:rPr>
                <w:rFonts w:ascii="Times New Roman" w:hAnsi="Times New Roman"/>
              </w:rPr>
              <w:t>FavoriteFields</w:t>
            </w:r>
            <w:r w:rsidR="00A450F7" w:rsidRPr="00791B53">
              <w:rPr>
                <w:rFonts w:ascii="Times New Roman" w:hAnsi="Times New Roman"/>
              </w:rPr>
              <w:t>”</w:t>
            </w:r>
            <w:r w:rsidR="00AF0099" w:rsidRPr="00791B53">
              <w:rPr>
                <w:rFonts w:ascii="Times New Roman" w:hAnsi="Times New Roman"/>
              </w:rPr>
              <w:t>: FavoriteFields,</w:t>
            </w:r>
          </w:p>
          <w:p w14:paraId="1E76098C" w14:textId="1973762D" w:rsidR="00C2498A" w:rsidRPr="00791B53" w:rsidRDefault="00AF0099" w:rsidP="00AF0099">
            <w:pPr>
              <w:rPr>
                <w:rFonts w:ascii="Times New Roman" w:hAnsi="Times New Roman"/>
              </w:rPr>
            </w:pPr>
            <w:r w:rsidRPr="00791B53">
              <w:rPr>
                <w:rFonts w:ascii="Times New Roman" w:hAnsi="Times New Roman"/>
              </w:rPr>
              <w:t>}</w:t>
            </w:r>
          </w:p>
        </w:tc>
      </w:tr>
      <w:tr w:rsidR="0029305C" w:rsidRPr="00791B53" w14:paraId="7959553B" w14:textId="77777777" w:rsidTr="00FA5F58">
        <w:tc>
          <w:tcPr>
            <w:tcW w:w="9360" w:type="dxa"/>
            <w:gridSpan w:val="5"/>
          </w:tcPr>
          <w:p w14:paraId="2B04FC8C" w14:textId="5E64791E" w:rsidR="000D757F" w:rsidRPr="00791B53" w:rsidRDefault="00D55EFC" w:rsidP="00FA5F58">
            <w:pPr>
              <w:rPr>
                <w:rFonts w:ascii="Times New Roman" w:hAnsi="Times New Roman"/>
              </w:rPr>
            </w:pPr>
            <w:r w:rsidRPr="00791B53">
              <w:rPr>
                <w:rFonts w:ascii="Times New Roman" w:hAnsi="Times New Roman"/>
              </w:rPr>
              <w:t xml:space="preserve">After Email Validation, </w:t>
            </w:r>
            <w:r w:rsidR="00B45001" w:rsidRPr="00791B53">
              <w:rPr>
                <w:rFonts w:ascii="Times New Roman" w:hAnsi="Times New Roman"/>
              </w:rPr>
              <w:t xml:space="preserve">the </w:t>
            </w:r>
            <w:r w:rsidRPr="00791B53">
              <w:rPr>
                <w:rFonts w:ascii="Times New Roman" w:hAnsi="Times New Roman"/>
              </w:rPr>
              <w:t xml:space="preserve">user </w:t>
            </w:r>
            <w:r w:rsidR="005A3D98" w:rsidRPr="00791B53">
              <w:rPr>
                <w:rFonts w:ascii="Times New Roman" w:hAnsi="Times New Roman"/>
              </w:rPr>
              <w:t>needs</w:t>
            </w:r>
            <w:r w:rsidRPr="00791B53">
              <w:rPr>
                <w:rFonts w:ascii="Times New Roman" w:hAnsi="Times New Roman"/>
              </w:rPr>
              <w:t xml:space="preserve"> to set </w:t>
            </w:r>
            <w:r w:rsidR="00B45001" w:rsidRPr="00791B53">
              <w:rPr>
                <w:rFonts w:ascii="Times New Roman" w:hAnsi="Times New Roman"/>
              </w:rPr>
              <w:t xml:space="preserve">an </w:t>
            </w:r>
            <w:r w:rsidRPr="00791B53">
              <w:rPr>
                <w:rFonts w:ascii="Times New Roman" w:hAnsi="Times New Roman"/>
              </w:rPr>
              <w:t>account password</w:t>
            </w:r>
            <w:r w:rsidR="00CC58A4" w:rsidRPr="00791B53">
              <w:rPr>
                <w:rFonts w:ascii="Times New Roman" w:hAnsi="Times New Roman"/>
              </w:rPr>
              <w:t>.</w:t>
            </w:r>
            <w:r w:rsidR="00FB4D4B" w:rsidRPr="00791B53">
              <w:rPr>
                <w:rFonts w:ascii="Times New Roman" w:hAnsi="Times New Roman"/>
              </w:rPr>
              <w:t xml:space="preserve"> If </w:t>
            </w:r>
            <w:r w:rsidR="00B45001" w:rsidRPr="00791B53">
              <w:rPr>
                <w:rFonts w:ascii="Times New Roman" w:hAnsi="Times New Roman"/>
              </w:rPr>
              <w:t xml:space="preserve">the </w:t>
            </w:r>
            <w:r w:rsidR="00FB4D4B" w:rsidRPr="00791B53">
              <w:rPr>
                <w:rFonts w:ascii="Times New Roman" w:hAnsi="Times New Roman"/>
              </w:rPr>
              <w:t xml:space="preserve">password has already been set, it means </w:t>
            </w:r>
            <w:r w:rsidR="00B45001" w:rsidRPr="00791B53">
              <w:rPr>
                <w:rFonts w:ascii="Times New Roman" w:hAnsi="Times New Roman"/>
              </w:rPr>
              <w:t>resetting</w:t>
            </w:r>
            <w:r w:rsidR="00FB4D4B" w:rsidRPr="00791B53">
              <w:rPr>
                <w:rFonts w:ascii="Times New Roman" w:hAnsi="Times New Roman"/>
              </w:rPr>
              <w:t xml:space="preserve"> </w:t>
            </w:r>
            <w:r w:rsidR="00CD1F6D" w:rsidRPr="00791B53">
              <w:rPr>
                <w:rFonts w:ascii="Times New Roman" w:hAnsi="Times New Roman"/>
              </w:rPr>
              <w:t xml:space="preserve">it </w:t>
            </w:r>
            <w:r w:rsidR="005A3D98" w:rsidRPr="00791B53">
              <w:rPr>
                <w:rFonts w:ascii="Times New Roman" w:hAnsi="Times New Roman"/>
              </w:rPr>
              <w:t xml:space="preserve">with </w:t>
            </w:r>
            <w:r w:rsidR="00CD1F6D" w:rsidRPr="00791B53">
              <w:rPr>
                <w:rFonts w:ascii="Times New Roman" w:hAnsi="Times New Roman"/>
              </w:rPr>
              <w:t xml:space="preserve">a </w:t>
            </w:r>
            <w:r w:rsidR="00FB4D4B" w:rsidRPr="00791B53">
              <w:rPr>
                <w:rFonts w:ascii="Times New Roman" w:hAnsi="Times New Roman"/>
              </w:rPr>
              <w:t>new password.</w:t>
            </w:r>
            <w:r w:rsidR="007A52A0" w:rsidRPr="00791B53">
              <w:rPr>
                <w:rFonts w:ascii="Times New Roman" w:hAnsi="Times New Roman"/>
              </w:rPr>
              <w:t xml:space="preserve"> The same for other information.</w:t>
            </w:r>
          </w:p>
        </w:tc>
      </w:tr>
      <w:tr w:rsidR="0029305C" w:rsidRPr="00791B53" w14:paraId="55DD5738" w14:textId="77777777" w:rsidTr="00FA5F58">
        <w:tc>
          <w:tcPr>
            <w:tcW w:w="9360" w:type="dxa"/>
            <w:gridSpan w:val="5"/>
            <w:shd w:val="clear" w:color="auto" w:fill="D9D9D9" w:themeFill="background1" w:themeFillShade="D9"/>
          </w:tcPr>
          <w:p w14:paraId="7327B87C" w14:textId="77777777" w:rsidR="0029305C" w:rsidRPr="00791B53" w:rsidRDefault="0029305C" w:rsidP="00FA5F58">
            <w:pPr>
              <w:rPr>
                <w:rFonts w:ascii="Times New Roman" w:hAnsi="Times New Roman"/>
              </w:rPr>
            </w:pPr>
            <w:r w:rsidRPr="00791B53">
              <w:rPr>
                <w:rFonts w:ascii="Times New Roman" w:hAnsi="Times New Roman"/>
              </w:rPr>
              <w:t>Parameters</w:t>
            </w:r>
          </w:p>
        </w:tc>
      </w:tr>
      <w:tr w:rsidR="0029305C" w:rsidRPr="00791B53" w14:paraId="5A451A21" w14:textId="77777777" w:rsidTr="002B47DB">
        <w:trPr>
          <w:trHeight w:val="315"/>
        </w:trPr>
        <w:tc>
          <w:tcPr>
            <w:tcW w:w="1696" w:type="dxa"/>
            <w:gridSpan w:val="2"/>
            <w:shd w:val="clear" w:color="auto" w:fill="F2F2F2" w:themeFill="background1" w:themeFillShade="F2"/>
          </w:tcPr>
          <w:p w14:paraId="2767E805" w14:textId="77777777" w:rsidR="0029305C" w:rsidRPr="00791B53" w:rsidRDefault="0029305C" w:rsidP="00FA5F58">
            <w:pPr>
              <w:rPr>
                <w:rFonts w:ascii="Times New Roman" w:hAnsi="Times New Roman"/>
              </w:rPr>
            </w:pPr>
            <w:r w:rsidRPr="00791B53">
              <w:rPr>
                <w:rFonts w:ascii="Times New Roman" w:hAnsi="Times New Roman"/>
              </w:rPr>
              <w:t>Name</w:t>
            </w:r>
          </w:p>
        </w:tc>
        <w:tc>
          <w:tcPr>
            <w:tcW w:w="1134" w:type="dxa"/>
            <w:shd w:val="clear" w:color="auto" w:fill="F2F2F2" w:themeFill="background1" w:themeFillShade="F2"/>
          </w:tcPr>
          <w:p w14:paraId="583CD823" w14:textId="77777777" w:rsidR="0029305C" w:rsidRPr="00791B53" w:rsidRDefault="0029305C" w:rsidP="00FA5F58">
            <w:pPr>
              <w:rPr>
                <w:rFonts w:ascii="Times New Roman" w:hAnsi="Times New Roman"/>
              </w:rPr>
            </w:pPr>
            <w:r w:rsidRPr="00791B53">
              <w:rPr>
                <w:rFonts w:ascii="Times New Roman" w:hAnsi="Times New Roman"/>
              </w:rPr>
              <w:t>Data type</w:t>
            </w:r>
          </w:p>
        </w:tc>
        <w:tc>
          <w:tcPr>
            <w:tcW w:w="4678" w:type="dxa"/>
            <w:shd w:val="clear" w:color="auto" w:fill="F2F2F2" w:themeFill="background1" w:themeFillShade="F2"/>
          </w:tcPr>
          <w:p w14:paraId="313CAC21" w14:textId="77777777" w:rsidR="0029305C" w:rsidRPr="00791B53" w:rsidRDefault="0029305C" w:rsidP="00FA5F58">
            <w:pPr>
              <w:rPr>
                <w:rFonts w:ascii="Times New Roman" w:hAnsi="Times New Roman"/>
              </w:rPr>
            </w:pPr>
            <w:r w:rsidRPr="00791B53">
              <w:rPr>
                <w:rFonts w:ascii="Times New Roman" w:hAnsi="Times New Roman"/>
              </w:rPr>
              <w:t>Mandatory</w:t>
            </w:r>
          </w:p>
        </w:tc>
        <w:tc>
          <w:tcPr>
            <w:tcW w:w="1852" w:type="dxa"/>
            <w:shd w:val="clear" w:color="auto" w:fill="F2F2F2" w:themeFill="background1" w:themeFillShade="F2"/>
          </w:tcPr>
          <w:p w14:paraId="7FA439AA" w14:textId="77777777" w:rsidR="0029305C" w:rsidRPr="00791B53" w:rsidRDefault="0029305C" w:rsidP="00FA5F58">
            <w:pPr>
              <w:rPr>
                <w:rFonts w:ascii="Times New Roman" w:hAnsi="Times New Roman"/>
              </w:rPr>
            </w:pPr>
            <w:r w:rsidRPr="00791B53">
              <w:rPr>
                <w:rFonts w:ascii="Times New Roman" w:hAnsi="Times New Roman"/>
              </w:rPr>
              <w:t>Description</w:t>
            </w:r>
          </w:p>
        </w:tc>
      </w:tr>
      <w:tr w:rsidR="00FA383E" w:rsidRPr="00791B53" w14:paraId="06B64A1C" w14:textId="77777777" w:rsidTr="000C099C">
        <w:trPr>
          <w:cantSplit/>
          <w:trHeight w:val="150"/>
        </w:trPr>
        <w:tc>
          <w:tcPr>
            <w:tcW w:w="1696" w:type="dxa"/>
            <w:gridSpan w:val="2"/>
            <w:vAlign w:val="center"/>
          </w:tcPr>
          <w:p w14:paraId="48804541" w14:textId="1872B4D6" w:rsidR="00FA383E" w:rsidRPr="00791B53" w:rsidRDefault="00FA383E" w:rsidP="00FA383E">
            <w:pPr>
              <w:rPr>
                <w:rFonts w:ascii="Times New Roman" w:hAnsi="Times New Roman"/>
              </w:rPr>
            </w:pPr>
            <w:r w:rsidRPr="00791B53">
              <w:rPr>
                <w:rFonts w:ascii="Times New Roman" w:hAnsi="Times New Roman"/>
              </w:rPr>
              <w:t>EmailAddress</w:t>
            </w:r>
          </w:p>
        </w:tc>
        <w:tc>
          <w:tcPr>
            <w:tcW w:w="1134" w:type="dxa"/>
            <w:vAlign w:val="center"/>
          </w:tcPr>
          <w:p w14:paraId="7BEDB5F0" w14:textId="039040D3" w:rsidR="00FA383E" w:rsidRPr="00791B53" w:rsidRDefault="00FA383E" w:rsidP="00FA383E">
            <w:pPr>
              <w:rPr>
                <w:rFonts w:ascii="Times New Roman" w:hAnsi="Times New Roman"/>
              </w:rPr>
            </w:pPr>
            <w:r w:rsidRPr="00791B53">
              <w:rPr>
                <w:rFonts w:ascii="Times New Roman" w:hAnsi="Times New Roman"/>
              </w:rPr>
              <w:t>string</w:t>
            </w:r>
          </w:p>
        </w:tc>
        <w:tc>
          <w:tcPr>
            <w:tcW w:w="4678" w:type="dxa"/>
            <w:vAlign w:val="center"/>
          </w:tcPr>
          <w:p w14:paraId="6969A488" w14:textId="6C557607" w:rsidR="00FA383E" w:rsidRPr="00791B53" w:rsidRDefault="000C099C" w:rsidP="00FA383E">
            <w:pPr>
              <w:rPr>
                <w:rFonts w:ascii="Times New Roman" w:hAnsi="Times New Roman"/>
              </w:rPr>
            </w:pPr>
            <w:r w:rsidRPr="00791B53">
              <w:rPr>
                <w:rFonts w:ascii="Times New Roman" w:hAnsi="Times New Roman"/>
              </w:rPr>
              <w:t>yes</w:t>
            </w:r>
          </w:p>
        </w:tc>
        <w:tc>
          <w:tcPr>
            <w:tcW w:w="1852" w:type="dxa"/>
            <w:vAlign w:val="center"/>
          </w:tcPr>
          <w:p w14:paraId="14D9E86D" w14:textId="4E95AF18" w:rsidR="00FA383E" w:rsidRPr="00791B53" w:rsidRDefault="00FA383E" w:rsidP="00FA383E">
            <w:pPr>
              <w:rPr>
                <w:rFonts w:ascii="Times New Roman" w:hAnsi="Times New Roman"/>
              </w:rPr>
            </w:pPr>
            <w:r w:rsidRPr="00791B53">
              <w:rPr>
                <w:rFonts w:ascii="Times New Roman" w:hAnsi="Times New Roman"/>
              </w:rPr>
              <w:t>Email</w:t>
            </w:r>
            <w:r w:rsidR="00AE61E8" w:rsidRPr="00791B53">
              <w:rPr>
                <w:rFonts w:ascii="Times New Roman" w:hAnsi="Times New Roman"/>
              </w:rPr>
              <w:t xml:space="preserve"> </w:t>
            </w:r>
            <w:r w:rsidRPr="00791B53">
              <w:rPr>
                <w:rFonts w:ascii="Times New Roman" w:hAnsi="Times New Roman"/>
              </w:rPr>
              <w:t>Address</w:t>
            </w:r>
          </w:p>
        </w:tc>
      </w:tr>
      <w:tr w:rsidR="0059357A" w:rsidRPr="00791B53" w14:paraId="569FCD16" w14:textId="77777777" w:rsidTr="00E6354C">
        <w:trPr>
          <w:cantSplit/>
        </w:trPr>
        <w:tc>
          <w:tcPr>
            <w:tcW w:w="1696" w:type="dxa"/>
            <w:gridSpan w:val="2"/>
            <w:vAlign w:val="center"/>
          </w:tcPr>
          <w:p w14:paraId="4511B219" w14:textId="6C766A50" w:rsidR="0059357A" w:rsidRPr="00791B53" w:rsidRDefault="0059357A" w:rsidP="0059357A">
            <w:pPr>
              <w:rPr>
                <w:rFonts w:ascii="Times New Roman" w:hAnsi="Times New Roman"/>
              </w:rPr>
            </w:pPr>
            <w:r w:rsidRPr="00791B53">
              <w:rPr>
                <w:rFonts w:ascii="Times New Roman" w:hAnsi="Times New Roman"/>
              </w:rPr>
              <w:t>StudentID</w:t>
            </w:r>
          </w:p>
        </w:tc>
        <w:tc>
          <w:tcPr>
            <w:tcW w:w="1134" w:type="dxa"/>
            <w:vAlign w:val="center"/>
          </w:tcPr>
          <w:p w14:paraId="52EA3821" w14:textId="15D968F0" w:rsidR="0059357A" w:rsidRPr="00791B53" w:rsidRDefault="0059357A" w:rsidP="0059357A">
            <w:pPr>
              <w:rPr>
                <w:rFonts w:ascii="Times New Roman" w:hAnsi="Times New Roman"/>
              </w:rPr>
            </w:pPr>
            <w:r w:rsidRPr="00791B53">
              <w:rPr>
                <w:rFonts w:ascii="Times New Roman" w:hAnsi="Times New Roman"/>
              </w:rPr>
              <w:t>string</w:t>
            </w:r>
          </w:p>
        </w:tc>
        <w:tc>
          <w:tcPr>
            <w:tcW w:w="4678" w:type="dxa"/>
            <w:vAlign w:val="center"/>
          </w:tcPr>
          <w:p w14:paraId="7E783C07" w14:textId="01D0DA3E" w:rsidR="0059357A" w:rsidRPr="00791B53" w:rsidRDefault="00DA481F" w:rsidP="0059357A">
            <w:pPr>
              <w:rPr>
                <w:rFonts w:ascii="Times New Roman" w:hAnsi="Times New Roman"/>
              </w:rPr>
            </w:pPr>
            <w:r w:rsidRPr="00791B53">
              <w:rPr>
                <w:rFonts w:ascii="Times New Roman" w:hAnsi="Times New Roman"/>
              </w:rPr>
              <w:t>no</w:t>
            </w:r>
          </w:p>
        </w:tc>
        <w:tc>
          <w:tcPr>
            <w:tcW w:w="1852" w:type="dxa"/>
            <w:vAlign w:val="center"/>
          </w:tcPr>
          <w:p w14:paraId="65A3C3EA" w14:textId="470961CC" w:rsidR="0059357A" w:rsidRPr="00791B53" w:rsidRDefault="0059357A" w:rsidP="0059357A">
            <w:pPr>
              <w:rPr>
                <w:rFonts w:ascii="Times New Roman" w:hAnsi="Times New Roman"/>
              </w:rPr>
            </w:pPr>
            <w:r w:rsidRPr="00791B53">
              <w:rPr>
                <w:rFonts w:ascii="Times New Roman" w:hAnsi="Times New Roman"/>
              </w:rPr>
              <w:t>StudentID</w:t>
            </w:r>
          </w:p>
        </w:tc>
      </w:tr>
      <w:tr w:rsidR="0059357A" w:rsidRPr="00791B53" w14:paraId="2806FADE" w14:textId="77777777" w:rsidTr="002B47DB">
        <w:tc>
          <w:tcPr>
            <w:tcW w:w="1696" w:type="dxa"/>
            <w:gridSpan w:val="2"/>
            <w:vAlign w:val="center"/>
          </w:tcPr>
          <w:p w14:paraId="4B8BA01B" w14:textId="7A5649B7" w:rsidR="0059357A" w:rsidRPr="00791B53" w:rsidRDefault="0059357A" w:rsidP="0059357A">
            <w:pPr>
              <w:rPr>
                <w:rFonts w:ascii="Times New Roman" w:hAnsi="Times New Roman"/>
              </w:rPr>
            </w:pPr>
            <w:r w:rsidRPr="00791B53">
              <w:rPr>
                <w:rFonts w:ascii="Times New Roman" w:hAnsi="Times New Roman"/>
              </w:rPr>
              <w:lastRenderedPageBreak/>
              <w:t>FirstName</w:t>
            </w:r>
          </w:p>
        </w:tc>
        <w:tc>
          <w:tcPr>
            <w:tcW w:w="1134" w:type="dxa"/>
            <w:vAlign w:val="center"/>
          </w:tcPr>
          <w:p w14:paraId="468A00DA" w14:textId="5B56E565" w:rsidR="0059357A" w:rsidRPr="00791B53" w:rsidRDefault="0059357A" w:rsidP="0059357A">
            <w:pPr>
              <w:rPr>
                <w:rFonts w:ascii="Times New Roman" w:hAnsi="Times New Roman"/>
              </w:rPr>
            </w:pPr>
            <w:r w:rsidRPr="00791B53">
              <w:rPr>
                <w:rFonts w:ascii="Times New Roman" w:hAnsi="Times New Roman"/>
              </w:rPr>
              <w:t>string</w:t>
            </w:r>
          </w:p>
        </w:tc>
        <w:tc>
          <w:tcPr>
            <w:tcW w:w="4678" w:type="dxa"/>
            <w:vAlign w:val="center"/>
          </w:tcPr>
          <w:p w14:paraId="374F8B41" w14:textId="1C5493B8" w:rsidR="0059357A" w:rsidRPr="00791B53" w:rsidRDefault="00DA481F" w:rsidP="0059357A">
            <w:pPr>
              <w:rPr>
                <w:rFonts w:ascii="Times New Roman" w:hAnsi="Times New Roman"/>
              </w:rPr>
            </w:pPr>
            <w:r w:rsidRPr="00791B53">
              <w:rPr>
                <w:rFonts w:ascii="Times New Roman" w:hAnsi="Times New Roman"/>
              </w:rPr>
              <w:t>no</w:t>
            </w:r>
          </w:p>
        </w:tc>
        <w:tc>
          <w:tcPr>
            <w:tcW w:w="1852" w:type="dxa"/>
            <w:vAlign w:val="center"/>
          </w:tcPr>
          <w:p w14:paraId="019E1136" w14:textId="4DF9AC8B" w:rsidR="0059357A" w:rsidRPr="00791B53" w:rsidRDefault="0059357A" w:rsidP="0059357A">
            <w:pPr>
              <w:rPr>
                <w:rFonts w:ascii="Times New Roman" w:hAnsi="Times New Roman"/>
              </w:rPr>
            </w:pPr>
            <w:r w:rsidRPr="00791B53">
              <w:rPr>
                <w:rFonts w:ascii="Times New Roman" w:hAnsi="Times New Roman"/>
              </w:rPr>
              <w:t>FirstName</w:t>
            </w:r>
          </w:p>
        </w:tc>
      </w:tr>
      <w:tr w:rsidR="0059357A" w:rsidRPr="00791B53" w14:paraId="735C75D2" w14:textId="77777777" w:rsidTr="002B47DB">
        <w:tc>
          <w:tcPr>
            <w:tcW w:w="1696" w:type="dxa"/>
            <w:gridSpan w:val="2"/>
            <w:vAlign w:val="center"/>
          </w:tcPr>
          <w:p w14:paraId="2ED2DD9C" w14:textId="54FE8C14" w:rsidR="0059357A" w:rsidRPr="00791B53" w:rsidRDefault="0059357A" w:rsidP="0059357A">
            <w:pPr>
              <w:rPr>
                <w:rFonts w:ascii="Times New Roman" w:hAnsi="Times New Roman"/>
              </w:rPr>
            </w:pPr>
            <w:r w:rsidRPr="00791B53">
              <w:rPr>
                <w:rFonts w:ascii="Times New Roman" w:hAnsi="Times New Roman"/>
              </w:rPr>
              <w:t>LastName</w:t>
            </w:r>
          </w:p>
        </w:tc>
        <w:tc>
          <w:tcPr>
            <w:tcW w:w="1134" w:type="dxa"/>
            <w:vAlign w:val="center"/>
          </w:tcPr>
          <w:p w14:paraId="6A8C692C" w14:textId="4450B4A8" w:rsidR="0059357A" w:rsidRPr="00791B53" w:rsidRDefault="0059357A" w:rsidP="0059357A">
            <w:pPr>
              <w:rPr>
                <w:rFonts w:ascii="Times New Roman" w:hAnsi="Times New Roman"/>
              </w:rPr>
            </w:pPr>
            <w:r w:rsidRPr="00791B53">
              <w:rPr>
                <w:rFonts w:ascii="Times New Roman" w:hAnsi="Times New Roman"/>
              </w:rPr>
              <w:t>string</w:t>
            </w:r>
          </w:p>
        </w:tc>
        <w:tc>
          <w:tcPr>
            <w:tcW w:w="4678" w:type="dxa"/>
            <w:vAlign w:val="center"/>
          </w:tcPr>
          <w:p w14:paraId="27ABA7B9" w14:textId="570E0A50" w:rsidR="0059357A" w:rsidRPr="00791B53" w:rsidRDefault="00DA481F" w:rsidP="0059357A">
            <w:pPr>
              <w:rPr>
                <w:rFonts w:ascii="Times New Roman" w:hAnsi="Times New Roman"/>
              </w:rPr>
            </w:pPr>
            <w:r w:rsidRPr="00791B53">
              <w:rPr>
                <w:rFonts w:ascii="Times New Roman" w:hAnsi="Times New Roman"/>
              </w:rPr>
              <w:t>no</w:t>
            </w:r>
          </w:p>
        </w:tc>
        <w:tc>
          <w:tcPr>
            <w:tcW w:w="1852" w:type="dxa"/>
            <w:vAlign w:val="center"/>
          </w:tcPr>
          <w:p w14:paraId="7F4E2132" w14:textId="7E5D3DBD" w:rsidR="0059357A" w:rsidRPr="00791B53" w:rsidRDefault="0059357A" w:rsidP="0059357A">
            <w:pPr>
              <w:rPr>
                <w:rFonts w:ascii="Times New Roman" w:hAnsi="Times New Roman"/>
              </w:rPr>
            </w:pPr>
            <w:r w:rsidRPr="00791B53">
              <w:rPr>
                <w:rFonts w:ascii="Times New Roman" w:hAnsi="Times New Roman"/>
              </w:rPr>
              <w:t>LastName</w:t>
            </w:r>
          </w:p>
        </w:tc>
      </w:tr>
      <w:tr w:rsidR="0059357A" w:rsidRPr="00791B53" w14:paraId="398C7985" w14:textId="77777777" w:rsidTr="002B47DB">
        <w:tc>
          <w:tcPr>
            <w:tcW w:w="1696" w:type="dxa"/>
            <w:gridSpan w:val="2"/>
            <w:vAlign w:val="center"/>
          </w:tcPr>
          <w:p w14:paraId="68D50385" w14:textId="1F6632BB" w:rsidR="0059357A" w:rsidRPr="00791B53" w:rsidRDefault="0059357A" w:rsidP="0059357A">
            <w:pPr>
              <w:rPr>
                <w:rFonts w:ascii="Times New Roman" w:hAnsi="Times New Roman"/>
              </w:rPr>
            </w:pPr>
            <w:r w:rsidRPr="00791B53">
              <w:rPr>
                <w:rFonts w:ascii="Times New Roman" w:hAnsi="Times New Roman"/>
              </w:rPr>
              <w:t>NickName</w:t>
            </w:r>
          </w:p>
        </w:tc>
        <w:tc>
          <w:tcPr>
            <w:tcW w:w="1134" w:type="dxa"/>
            <w:vAlign w:val="center"/>
          </w:tcPr>
          <w:p w14:paraId="4EF5036C" w14:textId="2EB4FBEA" w:rsidR="0059357A" w:rsidRPr="00791B53" w:rsidRDefault="0059357A" w:rsidP="0059357A">
            <w:pPr>
              <w:rPr>
                <w:rFonts w:ascii="Times New Roman" w:hAnsi="Times New Roman"/>
              </w:rPr>
            </w:pPr>
            <w:r w:rsidRPr="00791B53">
              <w:rPr>
                <w:rFonts w:ascii="Times New Roman" w:hAnsi="Times New Roman"/>
              </w:rPr>
              <w:t>string</w:t>
            </w:r>
          </w:p>
        </w:tc>
        <w:tc>
          <w:tcPr>
            <w:tcW w:w="4678" w:type="dxa"/>
            <w:vAlign w:val="center"/>
          </w:tcPr>
          <w:p w14:paraId="2891149C" w14:textId="038B7C9A" w:rsidR="0059357A" w:rsidRPr="00791B53" w:rsidRDefault="00872786" w:rsidP="0059357A">
            <w:pPr>
              <w:rPr>
                <w:rFonts w:ascii="Times New Roman" w:hAnsi="Times New Roman"/>
              </w:rPr>
            </w:pPr>
            <w:r w:rsidRPr="00791B53">
              <w:rPr>
                <w:rFonts w:ascii="Times New Roman" w:hAnsi="Times New Roman"/>
              </w:rPr>
              <w:t>no/default</w:t>
            </w:r>
          </w:p>
        </w:tc>
        <w:tc>
          <w:tcPr>
            <w:tcW w:w="1852" w:type="dxa"/>
            <w:vAlign w:val="center"/>
          </w:tcPr>
          <w:p w14:paraId="60D07E5C" w14:textId="5A16756B" w:rsidR="0059357A" w:rsidRPr="00791B53" w:rsidRDefault="0059357A" w:rsidP="0059357A">
            <w:pPr>
              <w:rPr>
                <w:rFonts w:ascii="Times New Roman" w:hAnsi="Times New Roman"/>
              </w:rPr>
            </w:pPr>
            <w:r w:rsidRPr="00791B53">
              <w:rPr>
                <w:rFonts w:ascii="Times New Roman" w:hAnsi="Times New Roman"/>
              </w:rPr>
              <w:t>NickName</w:t>
            </w:r>
          </w:p>
        </w:tc>
      </w:tr>
      <w:tr w:rsidR="0059357A" w:rsidRPr="00791B53" w14:paraId="2EDF5E32" w14:textId="77777777" w:rsidTr="002B47DB">
        <w:tc>
          <w:tcPr>
            <w:tcW w:w="1696" w:type="dxa"/>
            <w:gridSpan w:val="2"/>
            <w:vAlign w:val="center"/>
          </w:tcPr>
          <w:p w14:paraId="5D1EC4F2" w14:textId="2207E190" w:rsidR="0059357A" w:rsidRPr="00791B53" w:rsidRDefault="0059357A" w:rsidP="0059357A">
            <w:pPr>
              <w:rPr>
                <w:rFonts w:ascii="Times New Roman" w:hAnsi="Times New Roman"/>
              </w:rPr>
            </w:pPr>
            <w:r w:rsidRPr="00791B53">
              <w:rPr>
                <w:rFonts w:ascii="Times New Roman" w:hAnsi="Times New Roman"/>
              </w:rPr>
              <w:t>Birthday</w:t>
            </w:r>
          </w:p>
        </w:tc>
        <w:tc>
          <w:tcPr>
            <w:tcW w:w="1134" w:type="dxa"/>
            <w:vAlign w:val="center"/>
          </w:tcPr>
          <w:p w14:paraId="00766BC2" w14:textId="236526F5" w:rsidR="0059357A" w:rsidRPr="00791B53" w:rsidRDefault="0059357A" w:rsidP="0059357A">
            <w:pPr>
              <w:rPr>
                <w:rFonts w:ascii="Times New Roman" w:hAnsi="Times New Roman"/>
              </w:rPr>
            </w:pPr>
            <w:r w:rsidRPr="00791B53">
              <w:rPr>
                <w:rFonts w:ascii="Times New Roman" w:hAnsi="Times New Roman"/>
              </w:rPr>
              <w:t>string</w:t>
            </w:r>
          </w:p>
        </w:tc>
        <w:tc>
          <w:tcPr>
            <w:tcW w:w="4678" w:type="dxa"/>
            <w:vAlign w:val="center"/>
          </w:tcPr>
          <w:p w14:paraId="5A109DE8" w14:textId="18A0A2B9" w:rsidR="0059357A" w:rsidRPr="00791B53" w:rsidRDefault="00B557F4" w:rsidP="0059357A">
            <w:pPr>
              <w:rPr>
                <w:rFonts w:ascii="Times New Roman" w:hAnsi="Times New Roman"/>
              </w:rPr>
            </w:pPr>
            <w:r w:rsidRPr="00791B53">
              <w:rPr>
                <w:rFonts w:ascii="Times New Roman" w:hAnsi="Times New Roman"/>
              </w:rPr>
              <w:t>no</w:t>
            </w:r>
          </w:p>
        </w:tc>
        <w:tc>
          <w:tcPr>
            <w:tcW w:w="1852" w:type="dxa"/>
            <w:vAlign w:val="center"/>
          </w:tcPr>
          <w:p w14:paraId="4A86C278" w14:textId="2AA36A28" w:rsidR="0059357A" w:rsidRPr="00791B53" w:rsidRDefault="0059357A" w:rsidP="0059357A">
            <w:pPr>
              <w:rPr>
                <w:rFonts w:ascii="Times New Roman" w:hAnsi="Times New Roman"/>
              </w:rPr>
            </w:pPr>
            <w:r w:rsidRPr="00791B53">
              <w:rPr>
                <w:rFonts w:ascii="Times New Roman" w:hAnsi="Times New Roman"/>
              </w:rPr>
              <w:t>Birthday</w:t>
            </w:r>
          </w:p>
        </w:tc>
      </w:tr>
      <w:tr w:rsidR="0059357A" w:rsidRPr="00791B53" w14:paraId="23917F56" w14:textId="77777777" w:rsidTr="002B47DB">
        <w:tc>
          <w:tcPr>
            <w:tcW w:w="1696" w:type="dxa"/>
            <w:gridSpan w:val="2"/>
            <w:vAlign w:val="center"/>
          </w:tcPr>
          <w:p w14:paraId="4A2D6D85" w14:textId="26D10F9F" w:rsidR="0059357A" w:rsidRPr="00791B53" w:rsidRDefault="0059357A" w:rsidP="0059357A">
            <w:pPr>
              <w:rPr>
                <w:rFonts w:ascii="Times New Roman" w:hAnsi="Times New Roman"/>
              </w:rPr>
            </w:pPr>
            <w:r w:rsidRPr="00791B53">
              <w:rPr>
                <w:rFonts w:ascii="Times New Roman" w:hAnsi="Times New Roman"/>
              </w:rPr>
              <w:t>Gender</w:t>
            </w:r>
          </w:p>
        </w:tc>
        <w:tc>
          <w:tcPr>
            <w:tcW w:w="1134" w:type="dxa"/>
            <w:vAlign w:val="center"/>
          </w:tcPr>
          <w:p w14:paraId="4BCF5A7D" w14:textId="3D510015" w:rsidR="0059357A" w:rsidRPr="00791B53" w:rsidRDefault="0059357A" w:rsidP="0059357A">
            <w:pPr>
              <w:rPr>
                <w:rFonts w:ascii="Times New Roman" w:hAnsi="Times New Roman"/>
              </w:rPr>
            </w:pPr>
            <w:r w:rsidRPr="00791B53">
              <w:rPr>
                <w:rFonts w:ascii="Times New Roman" w:hAnsi="Times New Roman"/>
              </w:rPr>
              <w:t>boolean</w:t>
            </w:r>
          </w:p>
        </w:tc>
        <w:tc>
          <w:tcPr>
            <w:tcW w:w="4678" w:type="dxa"/>
            <w:vAlign w:val="center"/>
          </w:tcPr>
          <w:p w14:paraId="6CCF38B6" w14:textId="4541119E" w:rsidR="0059357A" w:rsidRPr="00791B53" w:rsidRDefault="00B557F4" w:rsidP="0059357A">
            <w:pPr>
              <w:rPr>
                <w:rFonts w:ascii="Times New Roman" w:hAnsi="Times New Roman"/>
              </w:rPr>
            </w:pPr>
            <w:r w:rsidRPr="00791B53">
              <w:rPr>
                <w:rFonts w:ascii="Times New Roman" w:hAnsi="Times New Roman"/>
              </w:rPr>
              <w:t>no</w:t>
            </w:r>
          </w:p>
        </w:tc>
        <w:tc>
          <w:tcPr>
            <w:tcW w:w="1852" w:type="dxa"/>
            <w:vAlign w:val="center"/>
          </w:tcPr>
          <w:p w14:paraId="64BF8D02" w14:textId="5A2C43AA" w:rsidR="0059357A" w:rsidRPr="00791B53" w:rsidRDefault="0059357A" w:rsidP="0059357A">
            <w:pPr>
              <w:rPr>
                <w:rFonts w:ascii="Times New Roman" w:hAnsi="Times New Roman"/>
              </w:rPr>
            </w:pPr>
            <w:r w:rsidRPr="00791B53">
              <w:rPr>
                <w:rFonts w:ascii="Times New Roman" w:hAnsi="Times New Roman"/>
              </w:rPr>
              <w:t>Gender</w:t>
            </w:r>
          </w:p>
        </w:tc>
      </w:tr>
      <w:tr w:rsidR="00685830" w:rsidRPr="00791B53" w14:paraId="58766088" w14:textId="77777777" w:rsidTr="002B47DB">
        <w:tc>
          <w:tcPr>
            <w:tcW w:w="1696" w:type="dxa"/>
            <w:gridSpan w:val="2"/>
            <w:vAlign w:val="center"/>
          </w:tcPr>
          <w:p w14:paraId="3C0CBA93" w14:textId="411F533E" w:rsidR="00685830" w:rsidRPr="00791B53" w:rsidRDefault="00685830" w:rsidP="00685830">
            <w:pPr>
              <w:rPr>
                <w:rFonts w:ascii="Times New Roman" w:hAnsi="Times New Roman"/>
              </w:rPr>
            </w:pPr>
            <w:r w:rsidRPr="00791B53">
              <w:rPr>
                <w:rFonts w:ascii="Times New Roman" w:hAnsi="Times New Roman"/>
              </w:rPr>
              <w:t>Profile</w:t>
            </w:r>
          </w:p>
        </w:tc>
        <w:tc>
          <w:tcPr>
            <w:tcW w:w="1134" w:type="dxa"/>
            <w:vAlign w:val="center"/>
          </w:tcPr>
          <w:p w14:paraId="4F5E6F0B" w14:textId="69C9369B" w:rsidR="00685830" w:rsidRPr="00791B53" w:rsidRDefault="00685830" w:rsidP="00685830">
            <w:pPr>
              <w:rPr>
                <w:rFonts w:ascii="Times New Roman" w:hAnsi="Times New Roman"/>
              </w:rPr>
            </w:pPr>
            <w:r w:rsidRPr="00791B53">
              <w:rPr>
                <w:rFonts w:ascii="Times New Roman" w:hAnsi="Times New Roman"/>
              </w:rPr>
              <w:t>string</w:t>
            </w:r>
          </w:p>
        </w:tc>
        <w:tc>
          <w:tcPr>
            <w:tcW w:w="4678" w:type="dxa"/>
            <w:vAlign w:val="center"/>
          </w:tcPr>
          <w:p w14:paraId="74D6EA6F" w14:textId="774F877E" w:rsidR="00685830" w:rsidRPr="00791B53" w:rsidRDefault="00685830" w:rsidP="00685830">
            <w:pPr>
              <w:rPr>
                <w:rFonts w:ascii="Times New Roman" w:hAnsi="Times New Roman"/>
              </w:rPr>
            </w:pPr>
            <w:r w:rsidRPr="00791B53">
              <w:rPr>
                <w:rFonts w:ascii="Times New Roman" w:hAnsi="Times New Roman"/>
              </w:rPr>
              <w:t>no/default</w:t>
            </w:r>
          </w:p>
        </w:tc>
        <w:tc>
          <w:tcPr>
            <w:tcW w:w="1852" w:type="dxa"/>
            <w:vAlign w:val="center"/>
          </w:tcPr>
          <w:p w14:paraId="73ECA4AC" w14:textId="6F2CC75E" w:rsidR="00685830" w:rsidRPr="00791B53" w:rsidRDefault="00685830" w:rsidP="00685830">
            <w:pPr>
              <w:rPr>
                <w:rFonts w:ascii="Times New Roman" w:hAnsi="Times New Roman"/>
              </w:rPr>
            </w:pPr>
            <w:r w:rsidRPr="00791B53">
              <w:rPr>
                <w:rFonts w:ascii="Times New Roman" w:hAnsi="Times New Roman"/>
              </w:rPr>
              <w:t>Profile</w:t>
            </w:r>
          </w:p>
        </w:tc>
      </w:tr>
      <w:tr w:rsidR="00685830" w:rsidRPr="00791B53" w14:paraId="16F0642B" w14:textId="77777777" w:rsidTr="002B47DB">
        <w:tc>
          <w:tcPr>
            <w:tcW w:w="1696" w:type="dxa"/>
            <w:gridSpan w:val="2"/>
            <w:vAlign w:val="center"/>
          </w:tcPr>
          <w:p w14:paraId="50621999" w14:textId="3AB6CE2E" w:rsidR="00685830" w:rsidRPr="00791B53" w:rsidRDefault="00685830" w:rsidP="00685830">
            <w:pPr>
              <w:rPr>
                <w:rFonts w:ascii="Times New Roman" w:hAnsi="Times New Roman"/>
              </w:rPr>
            </w:pPr>
            <w:r w:rsidRPr="00791B53">
              <w:rPr>
                <w:rFonts w:ascii="Times New Roman" w:hAnsi="Times New Roman"/>
              </w:rPr>
              <w:t>Region</w:t>
            </w:r>
          </w:p>
        </w:tc>
        <w:tc>
          <w:tcPr>
            <w:tcW w:w="1134" w:type="dxa"/>
            <w:vAlign w:val="center"/>
          </w:tcPr>
          <w:p w14:paraId="5E7CD467" w14:textId="12109441" w:rsidR="00685830" w:rsidRPr="00791B53" w:rsidRDefault="00685830" w:rsidP="00685830">
            <w:pPr>
              <w:rPr>
                <w:rFonts w:ascii="Times New Roman" w:hAnsi="Times New Roman"/>
              </w:rPr>
            </w:pPr>
            <w:r w:rsidRPr="00791B53">
              <w:rPr>
                <w:rFonts w:ascii="Times New Roman" w:hAnsi="Times New Roman"/>
              </w:rPr>
              <w:t>string</w:t>
            </w:r>
          </w:p>
        </w:tc>
        <w:tc>
          <w:tcPr>
            <w:tcW w:w="4678" w:type="dxa"/>
            <w:vAlign w:val="center"/>
          </w:tcPr>
          <w:p w14:paraId="75ED5ABE" w14:textId="425F2A9B" w:rsidR="00685830" w:rsidRPr="00791B53" w:rsidRDefault="00685830" w:rsidP="00685830">
            <w:pPr>
              <w:rPr>
                <w:rFonts w:ascii="Times New Roman" w:hAnsi="Times New Roman"/>
              </w:rPr>
            </w:pPr>
            <w:r w:rsidRPr="00791B53">
              <w:rPr>
                <w:rFonts w:ascii="Times New Roman" w:hAnsi="Times New Roman"/>
              </w:rPr>
              <w:t>no/default</w:t>
            </w:r>
          </w:p>
        </w:tc>
        <w:tc>
          <w:tcPr>
            <w:tcW w:w="1852" w:type="dxa"/>
            <w:vAlign w:val="center"/>
          </w:tcPr>
          <w:p w14:paraId="2DBF175F" w14:textId="23E94F98" w:rsidR="00685830" w:rsidRPr="00791B53" w:rsidRDefault="00685830" w:rsidP="00685830">
            <w:pPr>
              <w:rPr>
                <w:rFonts w:ascii="Times New Roman" w:hAnsi="Times New Roman"/>
              </w:rPr>
            </w:pPr>
            <w:r w:rsidRPr="00791B53">
              <w:rPr>
                <w:rFonts w:ascii="Times New Roman" w:hAnsi="Times New Roman"/>
              </w:rPr>
              <w:t>Region</w:t>
            </w:r>
          </w:p>
        </w:tc>
      </w:tr>
      <w:tr w:rsidR="00685830" w:rsidRPr="00791B53" w14:paraId="4C10FDCB" w14:textId="77777777" w:rsidTr="002B47DB">
        <w:tc>
          <w:tcPr>
            <w:tcW w:w="1696" w:type="dxa"/>
            <w:gridSpan w:val="2"/>
            <w:vAlign w:val="center"/>
          </w:tcPr>
          <w:p w14:paraId="1F3F7221" w14:textId="1F9EA105" w:rsidR="00685830" w:rsidRPr="00791B53" w:rsidRDefault="00685830" w:rsidP="00685830">
            <w:pPr>
              <w:rPr>
                <w:rFonts w:ascii="Times New Roman" w:hAnsi="Times New Roman"/>
              </w:rPr>
            </w:pPr>
            <w:r w:rsidRPr="00791B53">
              <w:rPr>
                <w:rFonts w:ascii="Times New Roman" w:hAnsi="Times New Roman"/>
              </w:rPr>
              <w:t>School</w:t>
            </w:r>
          </w:p>
        </w:tc>
        <w:tc>
          <w:tcPr>
            <w:tcW w:w="1134" w:type="dxa"/>
            <w:vAlign w:val="center"/>
          </w:tcPr>
          <w:p w14:paraId="600A31C8" w14:textId="2394098C" w:rsidR="00685830" w:rsidRPr="00791B53" w:rsidRDefault="00685830" w:rsidP="00685830">
            <w:pPr>
              <w:rPr>
                <w:rFonts w:ascii="Times New Roman" w:hAnsi="Times New Roman"/>
              </w:rPr>
            </w:pPr>
            <w:r w:rsidRPr="00791B53">
              <w:rPr>
                <w:rFonts w:ascii="Times New Roman" w:hAnsi="Times New Roman"/>
              </w:rPr>
              <w:t>string</w:t>
            </w:r>
          </w:p>
        </w:tc>
        <w:tc>
          <w:tcPr>
            <w:tcW w:w="4678" w:type="dxa"/>
            <w:vAlign w:val="center"/>
          </w:tcPr>
          <w:p w14:paraId="02249EAD" w14:textId="255CB7C7" w:rsidR="00685830" w:rsidRPr="00791B53" w:rsidRDefault="00685830" w:rsidP="00685830">
            <w:pPr>
              <w:rPr>
                <w:rFonts w:ascii="Times New Roman" w:hAnsi="Times New Roman"/>
              </w:rPr>
            </w:pPr>
            <w:r w:rsidRPr="00791B53">
              <w:rPr>
                <w:rFonts w:ascii="Times New Roman" w:hAnsi="Times New Roman"/>
              </w:rPr>
              <w:t>no</w:t>
            </w:r>
          </w:p>
        </w:tc>
        <w:tc>
          <w:tcPr>
            <w:tcW w:w="1852" w:type="dxa"/>
            <w:vAlign w:val="center"/>
          </w:tcPr>
          <w:p w14:paraId="51E7FE3B" w14:textId="489F4A2B" w:rsidR="00685830" w:rsidRPr="00791B53" w:rsidRDefault="00685830" w:rsidP="00685830">
            <w:pPr>
              <w:rPr>
                <w:rFonts w:ascii="Times New Roman" w:hAnsi="Times New Roman"/>
              </w:rPr>
            </w:pPr>
            <w:r w:rsidRPr="00791B53">
              <w:rPr>
                <w:rFonts w:ascii="Times New Roman" w:hAnsi="Times New Roman"/>
              </w:rPr>
              <w:t>School</w:t>
            </w:r>
          </w:p>
        </w:tc>
      </w:tr>
      <w:tr w:rsidR="00685830" w:rsidRPr="00791B53" w14:paraId="23E50BB2" w14:textId="77777777" w:rsidTr="002B47DB">
        <w:tc>
          <w:tcPr>
            <w:tcW w:w="1696" w:type="dxa"/>
            <w:gridSpan w:val="2"/>
            <w:vAlign w:val="center"/>
          </w:tcPr>
          <w:p w14:paraId="42E535DA" w14:textId="6709FBE9" w:rsidR="00685830" w:rsidRPr="00791B53" w:rsidRDefault="00685830" w:rsidP="00685830">
            <w:pPr>
              <w:rPr>
                <w:rFonts w:ascii="Times New Roman" w:hAnsi="Times New Roman"/>
              </w:rPr>
            </w:pPr>
            <w:r w:rsidRPr="00791B53">
              <w:rPr>
                <w:rFonts w:ascii="Times New Roman" w:hAnsi="Times New Roman"/>
              </w:rPr>
              <w:t>PhoneNumber</w:t>
            </w:r>
          </w:p>
        </w:tc>
        <w:tc>
          <w:tcPr>
            <w:tcW w:w="1134" w:type="dxa"/>
            <w:vAlign w:val="center"/>
          </w:tcPr>
          <w:p w14:paraId="6E4FD59E" w14:textId="05121967" w:rsidR="00685830" w:rsidRPr="00791B53" w:rsidRDefault="00685830" w:rsidP="00685830">
            <w:pPr>
              <w:rPr>
                <w:rFonts w:ascii="Times New Roman" w:hAnsi="Times New Roman"/>
              </w:rPr>
            </w:pPr>
            <w:r w:rsidRPr="00791B53">
              <w:rPr>
                <w:rFonts w:ascii="Times New Roman" w:hAnsi="Times New Roman"/>
              </w:rPr>
              <w:t>string</w:t>
            </w:r>
          </w:p>
        </w:tc>
        <w:tc>
          <w:tcPr>
            <w:tcW w:w="4678" w:type="dxa"/>
            <w:vAlign w:val="center"/>
          </w:tcPr>
          <w:p w14:paraId="07C2FE0C" w14:textId="6E5889C5" w:rsidR="00685830" w:rsidRPr="00791B53" w:rsidRDefault="00685830" w:rsidP="00685830">
            <w:pPr>
              <w:rPr>
                <w:rFonts w:ascii="Times New Roman" w:hAnsi="Times New Roman"/>
              </w:rPr>
            </w:pPr>
            <w:r w:rsidRPr="00791B53">
              <w:rPr>
                <w:rFonts w:ascii="Times New Roman" w:hAnsi="Times New Roman"/>
              </w:rPr>
              <w:t>no</w:t>
            </w:r>
          </w:p>
        </w:tc>
        <w:tc>
          <w:tcPr>
            <w:tcW w:w="1852" w:type="dxa"/>
            <w:vAlign w:val="center"/>
          </w:tcPr>
          <w:p w14:paraId="5E98B859" w14:textId="21ED2632" w:rsidR="00685830" w:rsidRPr="00791B53" w:rsidRDefault="00685830" w:rsidP="00685830">
            <w:pPr>
              <w:rPr>
                <w:rFonts w:ascii="Times New Roman" w:hAnsi="Times New Roman"/>
              </w:rPr>
            </w:pPr>
            <w:r w:rsidRPr="00791B53">
              <w:rPr>
                <w:rFonts w:ascii="Times New Roman" w:hAnsi="Times New Roman"/>
              </w:rPr>
              <w:t>PhoneNumber</w:t>
            </w:r>
          </w:p>
        </w:tc>
      </w:tr>
      <w:tr w:rsidR="00685830" w:rsidRPr="00791B53" w14:paraId="7CE2C02B" w14:textId="77777777" w:rsidTr="002B47DB">
        <w:tc>
          <w:tcPr>
            <w:tcW w:w="1696" w:type="dxa"/>
            <w:gridSpan w:val="2"/>
            <w:vAlign w:val="center"/>
          </w:tcPr>
          <w:p w14:paraId="2B7FDBCE" w14:textId="485264EB" w:rsidR="00685830" w:rsidRPr="00791B53" w:rsidRDefault="00685830" w:rsidP="00685830">
            <w:pPr>
              <w:rPr>
                <w:rFonts w:ascii="Times New Roman" w:hAnsi="Times New Roman"/>
              </w:rPr>
            </w:pPr>
            <w:r w:rsidRPr="00791B53">
              <w:rPr>
                <w:rFonts w:ascii="Times New Roman" w:hAnsi="Times New Roman"/>
              </w:rPr>
              <w:t>HeadPortrait</w:t>
            </w:r>
          </w:p>
        </w:tc>
        <w:tc>
          <w:tcPr>
            <w:tcW w:w="1134" w:type="dxa"/>
            <w:vAlign w:val="center"/>
          </w:tcPr>
          <w:p w14:paraId="63202C66" w14:textId="1BF65A33" w:rsidR="00685830" w:rsidRPr="00791B53" w:rsidRDefault="00685830" w:rsidP="00685830">
            <w:pPr>
              <w:rPr>
                <w:rFonts w:ascii="Times New Roman" w:hAnsi="Times New Roman"/>
              </w:rPr>
            </w:pPr>
            <w:r w:rsidRPr="00791B53">
              <w:rPr>
                <w:rFonts w:ascii="Times New Roman" w:hAnsi="Times New Roman"/>
              </w:rPr>
              <w:t>base64 string</w:t>
            </w:r>
          </w:p>
        </w:tc>
        <w:tc>
          <w:tcPr>
            <w:tcW w:w="4678" w:type="dxa"/>
            <w:vAlign w:val="center"/>
          </w:tcPr>
          <w:p w14:paraId="64543898" w14:textId="65765818" w:rsidR="00685830" w:rsidRPr="00791B53" w:rsidRDefault="00685830" w:rsidP="00685830">
            <w:pPr>
              <w:rPr>
                <w:rFonts w:ascii="Times New Roman" w:hAnsi="Times New Roman"/>
              </w:rPr>
            </w:pPr>
            <w:r w:rsidRPr="00791B53">
              <w:rPr>
                <w:rFonts w:ascii="Times New Roman" w:hAnsi="Times New Roman"/>
              </w:rPr>
              <w:t>no</w:t>
            </w:r>
          </w:p>
        </w:tc>
        <w:tc>
          <w:tcPr>
            <w:tcW w:w="1852" w:type="dxa"/>
            <w:vAlign w:val="center"/>
          </w:tcPr>
          <w:p w14:paraId="0E0BFC82" w14:textId="03F93D22" w:rsidR="00685830" w:rsidRPr="00791B53" w:rsidRDefault="00685830" w:rsidP="00685830">
            <w:pPr>
              <w:rPr>
                <w:rFonts w:ascii="Times New Roman" w:hAnsi="Times New Roman"/>
              </w:rPr>
            </w:pPr>
            <w:r w:rsidRPr="00791B53">
              <w:rPr>
                <w:rFonts w:ascii="Times New Roman" w:hAnsi="Times New Roman"/>
              </w:rPr>
              <w:t>HeadPortrait</w:t>
            </w:r>
          </w:p>
        </w:tc>
      </w:tr>
      <w:tr w:rsidR="00685830" w:rsidRPr="00791B53" w14:paraId="3F2C6205" w14:textId="77777777" w:rsidTr="00C24B9E">
        <w:trPr>
          <w:trHeight w:val="73"/>
        </w:trPr>
        <w:tc>
          <w:tcPr>
            <w:tcW w:w="1696" w:type="dxa"/>
            <w:gridSpan w:val="2"/>
            <w:vAlign w:val="center"/>
          </w:tcPr>
          <w:p w14:paraId="21F333A0" w14:textId="71DE1458" w:rsidR="00685830" w:rsidRPr="00791B53" w:rsidRDefault="00685830" w:rsidP="00685830">
            <w:pPr>
              <w:rPr>
                <w:rFonts w:ascii="Times New Roman" w:hAnsi="Times New Roman"/>
              </w:rPr>
            </w:pPr>
            <w:r w:rsidRPr="00791B53">
              <w:rPr>
                <w:rFonts w:ascii="Times New Roman" w:hAnsi="Times New Roman"/>
              </w:rPr>
              <w:t>FavoriteFields</w:t>
            </w:r>
          </w:p>
        </w:tc>
        <w:tc>
          <w:tcPr>
            <w:tcW w:w="1134" w:type="dxa"/>
            <w:vAlign w:val="center"/>
          </w:tcPr>
          <w:p w14:paraId="0A103A4D" w14:textId="6FBF57D8" w:rsidR="00685830" w:rsidRPr="00791B53" w:rsidRDefault="00685830" w:rsidP="00685830">
            <w:pPr>
              <w:rPr>
                <w:rFonts w:ascii="Times New Roman" w:hAnsi="Times New Roman"/>
              </w:rPr>
            </w:pPr>
            <w:r w:rsidRPr="00791B53">
              <w:rPr>
                <w:rFonts w:ascii="Times New Roman" w:hAnsi="Times New Roman"/>
              </w:rPr>
              <w:t>array of strings</w:t>
            </w:r>
          </w:p>
        </w:tc>
        <w:tc>
          <w:tcPr>
            <w:tcW w:w="4678" w:type="dxa"/>
            <w:vAlign w:val="center"/>
          </w:tcPr>
          <w:p w14:paraId="2B993FCA" w14:textId="77BE8549" w:rsidR="00685830" w:rsidRPr="00791B53" w:rsidRDefault="00685830" w:rsidP="00685830">
            <w:pPr>
              <w:rPr>
                <w:rFonts w:ascii="Times New Roman" w:hAnsi="Times New Roman"/>
              </w:rPr>
            </w:pPr>
            <w:r w:rsidRPr="00791B53">
              <w:rPr>
                <w:rFonts w:ascii="Times New Roman" w:hAnsi="Times New Roman"/>
              </w:rPr>
              <w:t>no</w:t>
            </w:r>
          </w:p>
        </w:tc>
        <w:tc>
          <w:tcPr>
            <w:tcW w:w="1852" w:type="dxa"/>
            <w:vAlign w:val="center"/>
          </w:tcPr>
          <w:p w14:paraId="3130FB7B" w14:textId="0BAAEB3D" w:rsidR="00685830" w:rsidRPr="00791B53" w:rsidRDefault="00685830" w:rsidP="00685830">
            <w:pPr>
              <w:rPr>
                <w:rFonts w:ascii="Times New Roman" w:hAnsi="Times New Roman"/>
              </w:rPr>
            </w:pPr>
            <w:r w:rsidRPr="00791B53">
              <w:rPr>
                <w:rFonts w:ascii="Times New Roman" w:hAnsi="Times New Roman"/>
              </w:rPr>
              <w:t>FavoriteFields</w:t>
            </w:r>
          </w:p>
        </w:tc>
      </w:tr>
      <w:tr w:rsidR="00685830" w:rsidRPr="00791B53" w14:paraId="49A51B68" w14:textId="77777777" w:rsidTr="00FA5F58">
        <w:tc>
          <w:tcPr>
            <w:tcW w:w="9360" w:type="dxa"/>
            <w:gridSpan w:val="5"/>
            <w:shd w:val="clear" w:color="auto" w:fill="D9D9D9" w:themeFill="background1" w:themeFillShade="D9"/>
          </w:tcPr>
          <w:p w14:paraId="68240A1E" w14:textId="77777777" w:rsidR="00685830" w:rsidRPr="00791B53" w:rsidRDefault="00685830" w:rsidP="00685830">
            <w:pPr>
              <w:spacing w:line="259" w:lineRule="auto"/>
              <w:rPr>
                <w:rFonts w:ascii="Times New Roman" w:hAnsi="Times New Roman"/>
              </w:rPr>
            </w:pPr>
            <w:r w:rsidRPr="00791B53">
              <w:rPr>
                <w:rFonts w:ascii="Times New Roman" w:hAnsi="Times New Roman"/>
              </w:rPr>
              <w:t>Response</w:t>
            </w:r>
          </w:p>
        </w:tc>
      </w:tr>
      <w:tr w:rsidR="00685830" w:rsidRPr="00791B53" w14:paraId="096A4C9A" w14:textId="77777777" w:rsidTr="00FA5F58">
        <w:tc>
          <w:tcPr>
            <w:tcW w:w="9360" w:type="dxa"/>
            <w:gridSpan w:val="5"/>
          </w:tcPr>
          <w:p w14:paraId="6F4CDC99" w14:textId="77777777" w:rsidR="00685830" w:rsidRPr="00791B53" w:rsidRDefault="00685830" w:rsidP="00685830">
            <w:pPr>
              <w:spacing w:line="259" w:lineRule="auto"/>
              <w:rPr>
                <w:rFonts w:ascii="Times New Roman" w:hAnsi="Times New Roman"/>
              </w:rPr>
            </w:pPr>
            <w:r w:rsidRPr="00791B53">
              <w:rPr>
                <w:rFonts w:ascii="Times New Roman" w:hAnsi="Times New Roman"/>
              </w:rPr>
              <w:t>{</w:t>
            </w:r>
          </w:p>
          <w:p w14:paraId="1047DB7F" w14:textId="564329DE" w:rsidR="00685830" w:rsidRPr="00791B53" w:rsidRDefault="00685830" w:rsidP="00685830">
            <w:pPr>
              <w:spacing w:line="259" w:lineRule="auto"/>
              <w:rPr>
                <w:rFonts w:ascii="Times New Roman" w:hAnsi="Times New Roman"/>
              </w:rPr>
            </w:pPr>
            <w:r w:rsidRPr="00791B53">
              <w:rPr>
                <w:rFonts w:ascii="Times New Roman" w:hAnsi="Times New Roman"/>
              </w:rPr>
              <w:t xml:space="preserve">  “Success”: True/False</w:t>
            </w:r>
            <w:r w:rsidR="000D4FC0" w:rsidRPr="00791B53">
              <w:rPr>
                <w:rFonts w:ascii="Times New Roman" w:hAnsi="Times New Roman"/>
              </w:rPr>
              <w:t>,</w:t>
            </w:r>
          </w:p>
          <w:p w14:paraId="7588A8AC" w14:textId="77C4DC45" w:rsidR="00685830" w:rsidRPr="00791B53" w:rsidRDefault="00685830" w:rsidP="00685830">
            <w:pPr>
              <w:spacing w:line="259" w:lineRule="auto"/>
              <w:rPr>
                <w:rFonts w:ascii="Times New Roman" w:hAnsi="Times New Roman"/>
              </w:rPr>
            </w:pPr>
            <w:r w:rsidRPr="00791B53">
              <w:rPr>
                <w:rFonts w:ascii="Times New Roman" w:hAnsi="Times New Roman"/>
              </w:rPr>
              <w:t xml:space="preserve">  “Error”: Error</w:t>
            </w:r>
            <w:r w:rsidR="000D4FC0" w:rsidRPr="00791B53">
              <w:rPr>
                <w:rFonts w:ascii="Times New Roman" w:hAnsi="Times New Roman"/>
              </w:rPr>
              <w:t>,</w:t>
            </w:r>
          </w:p>
          <w:p w14:paraId="5E193DF2" w14:textId="16BBCAB8" w:rsidR="00685830" w:rsidRPr="00791B53" w:rsidRDefault="00685830" w:rsidP="00685830">
            <w:pPr>
              <w:spacing w:line="259" w:lineRule="auto"/>
              <w:rPr>
                <w:rFonts w:ascii="Times New Roman" w:hAnsi="Times New Roman"/>
              </w:rPr>
            </w:pPr>
            <w:r w:rsidRPr="00791B53">
              <w:rPr>
                <w:rFonts w:ascii="Times New Roman" w:hAnsi="Times New Roman"/>
              </w:rPr>
              <w:t>}</w:t>
            </w:r>
          </w:p>
        </w:tc>
      </w:tr>
      <w:tr w:rsidR="00685830" w:rsidRPr="00791B53" w14:paraId="58F5DAE1" w14:textId="77777777" w:rsidTr="00FA5F58">
        <w:tc>
          <w:tcPr>
            <w:tcW w:w="9360" w:type="dxa"/>
            <w:gridSpan w:val="5"/>
            <w:shd w:val="clear" w:color="auto" w:fill="D9D9D9" w:themeFill="background1" w:themeFillShade="D9"/>
          </w:tcPr>
          <w:p w14:paraId="4E0961B2" w14:textId="77777777" w:rsidR="00685830" w:rsidRPr="00791B53" w:rsidRDefault="00685830" w:rsidP="00685830">
            <w:pPr>
              <w:rPr>
                <w:rFonts w:ascii="Times New Roman" w:hAnsi="Times New Roman"/>
              </w:rPr>
            </w:pPr>
            <w:r w:rsidRPr="00791B53">
              <w:rPr>
                <w:rFonts w:ascii="Times New Roman" w:hAnsi="Times New Roman"/>
              </w:rPr>
              <w:t>Implementation</w:t>
            </w:r>
          </w:p>
        </w:tc>
      </w:tr>
      <w:tr w:rsidR="00685830" w:rsidRPr="00791B53" w14:paraId="480B9475" w14:textId="77777777" w:rsidTr="00FA5F58">
        <w:tc>
          <w:tcPr>
            <w:tcW w:w="9360" w:type="dxa"/>
            <w:gridSpan w:val="5"/>
            <w:vAlign w:val="center"/>
          </w:tcPr>
          <w:p w14:paraId="51EB04B6" w14:textId="26ACD7E1" w:rsidR="00685830" w:rsidRPr="00791B53" w:rsidRDefault="00685830" w:rsidP="00685830">
            <w:pPr>
              <w:rPr>
                <w:rFonts w:ascii="Times New Roman" w:eastAsia="宋体" w:hAnsi="Times New Roman"/>
                <w:color w:val="4F4F4F"/>
                <w:sz w:val="22"/>
                <w:szCs w:val="22"/>
                <w:shd w:val="clear" w:color="auto" w:fill="F6F8FA"/>
              </w:rPr>
            </w:pPr>
            <w:r w:rsidRPr="00791B53">
              <w:rPr>
                <w:rFonts w:ascii="Times New Roman" w:eastAsia="宋体" w:hAnsi="Times New Roman"/>
                <w:color w:val="006666"/>
                <w:sz w:val="22"/>
                <w:szCs w:val="22"/>
              </w:rPr>
              <w:t>@app.route('/</w:t>
            </w:r>
            <w:r w:rsidR="000560E6" w:rsidRPr="00791B53">
              <w:rPr>
                <w:rFonts w:ascii="Times New Roman" w:eastAsia="宋体" w:hAnsi="Times New Roman"/>
                <w:color w:val="006666"/>
                <w:sz w:val="22"/>
                <w:szCs w:val="22"/>
              </w:rPr>
              <w:t>create-account</w:t>
            </w:r>
            <w:r w:rsidRPr="00791B53">
              <w:rPr>
                <w:rFonts w:ascii="Times New Roman" w:eastAsia="宋体" w:hAnsi="Times New Roman"/>
                <w:color w:val="006666"/>
                <w:sz w:val="22"/>
                <w:szCs w:val="22"/>
              </w:rPr>
              <w:t>', methods=['POST'])</w:t>
            </w:r>
          </w:p>
          <w:p w14:paraId="298F3513" w14:textId="77777777" w:rsidR="00685830" w:rsidRPr="00791B53" w:rsidRDefault="00685830" w:rsidP="00685830">
            <w:pPr>
              <w:rPr>
                <w:rFonts w:ascii="Times New Roman" w:eastAsia="宋体" w:hAnsi="Times New Roman"/>
                <w:color w:val="4F4F4F"/>
                <w:sz w:val="22"/>
                <w:szCs w:val="22"/>
              </w:rPr>
            </w:pPr>
            <w:r w:rsidRPr="00791B53">
              <w:rPr>
                <w:rFonts w:ascii="Times New Roman" w:eastAsia="宋体" w:hAnsi="Times New Roman"/>
                <w:color w:val="000088"/>
                <w:sz w:val="22"/>
                <w:szCs w:val="22"/>
              </w:rPr>
              <w:t>def</w:t>
            </w:r>
            <w:r w:rsidRPr="00791B53">
              <w:rPr>
                <w:rFonts w:ascii="Times New Roman" w:eastAsia="宋体" w:hAnsi="Times New Roman"/>
                <w:color w:val="4F4F4F"/>
                <w:sz w:val="22"/>
                <w:szCs w:val="22"/>
              </w:rPr>
              <w:t xml:space="preserve"> </w:t>
            </w:r>
            <w:r w:rsidRPr="00791B53">
              <w:rPr>
                <w:rFonts w:ascii="Times New Roman" w:hAnsi="Times New Roman"/>
                <w:sz w:val="22"/>
                <w:szCs w:val="22"/>
              </w:rPr>
              <w:t>CreateAccount</w:t>
            </w:r>
            <w:r w:rsidRPr="00791B53">
              <w:rPr>
                <w:rFonts w:ascii="Times New Roman" w:eastAsia="宋体" w:hAnsi="Times New Roman"/>
                <w:color w:val="4F4F4F"/>
                <w:sz w:val="22"/>
                <w:szCs w:val="22"/>
              </w:rPr>
              <w:t>():</w:t>
            </w:r>
          </w:p>
          <w:p w14:paraId="0284D95D" w14:textId="6F497FED" w:rsidR="00812700" w:rsidRPr="00791B53" w:rsidRDefault="00C0596D" w:rsidP="00665DEE">
            <w:pPr>
              <w:ind w:firstLineChars="100" w:firstLine="240"/>
              <w:rPr>
                <w:rFonts w:ascii="Times New Roman" w:eastAsia="宋体" w:hAnsi="Times New Roman"/>
                <w:sz w:val="22"/>
                <w:szCs w:val="22"/>
              </w:rPr>
            </w:pPr>
            <w:r w:rsidRPr="00791B53">
              <w:rPr>
                <w:rFonts w:ascii="Times New Roman" w:hAnsi="Times New Roman"/>
              </w:rPr>
              <w:t>EmailAddress =</w:t>
            </w:r>
            <w:r w:rsidR="00AD58F5" w:rsidRPr="00791B53">
              <w:rPr>
                <w:rFonts w:ascii="Times New Roman" w:hAnsi="Times New Roman"/>
              </w:rPr>
              <w:t xml:space="preserve"> </w:t>
            </w:r>
            <w:r w:rsidR="00685830" w:rsidRPr="00791B53">
              <w:rPr>
                <w:rFonts w:ascii="Times New Roman" w:eastAsia="宋体" w:hAnsi="Times New Roman"/>
                <w:sz w:val="22"/>
                <w:szCs w:val="22"/>
              </w:rPr>
              <w:t>request.form.get(‘</w:t>
            </w:r>
            <w:r w:rsidR="00CF37D8" w:rsidRPr="00791B53">
              <w:rPr>
                <w:rFonts w:ascii="Times New Roman" w:hAnsi="Times New Roman"/>
              </w:rPr>
              <w:t>EmailAddress</w:t>
            </w:r>
            <w:r w:rsidR="00685830" w:rsidRPr="00791B53">
              <w:rPr>
                <w:rFonts w:ascii="Times New Roman" w:eastAsia="宋体" w:hAnsi="Times New Roman"/>
                <w:sz w:val="22"/>
                <w:szCs w:val="22"/>
              </w:rPr>
              <w:t>’)</w:t>
            </w:r>
          </w:p>
          <w:p w14:paraId="3126E75A" w14:textId="252D2703" w:rsidR="00812700" w:rsidRPr="00791B53" w:rsidRDefault="00685830" w:rsidP="00665DEE">
            <w:pPr>
              <w:ind w:firstLineChars="100" w:firstLine="220"/>
              <w:rPr>
                <w:rFonts w:ascii="Times New Roman" w:eastAsia="宋体" w:hAnsi="Times New Roman"/>
                <w:sz w:val="22"/>
                <w:szCs w:val="22"/>
              </w:rPr>
            </w:pPr>
            <w:r w:rsidRPr="00791B53">
              <w:rPr>
                <w:rFonts w:ascii="Times New Roman" w:eastAsia="宋体" w:hAnsi="Times New Roman"/>
                <w:sz w:val="22"/>
                <w:szCs w:val="22"/>
              </w:rPr>
              <w:t>…</w:t>
            </w:r>
          </w:p>
          <w:p w14:paraId="6831580B" w14:textId="7A8787E6" w:rsidR="00DD07CF" w:rsidRPr="00791B53" w:rsidRDefault="00DD07CF" w:rsidP="00047E2B">
            <w:pPr>
              <w:ind w:firstLineChars="100" w:firstLine="220"/>
              <w:rPr>
                <w:rFonts w:ascii="Times New Roman" w:eastAsia="宋体" w:hAnsi="Times New Roman"/>
                <w:sz w:val="22"/>
                <w:szCs w:val="22"/>
              </w:rPr>
            </w:pPr>
            <w:r w:rsidRPr="00791B53">
              <w:rPr>
                <w:rFonts w:ascii="Times New Roman" w:eastAsia="宋体" w:hAnsi="Times New Roman"/>
                <w:sz w:val="22"/>
                <w:szCs w:val="22"/>
              </w:rPr>
              <w:t>return return_data</w:t>
            </w:r>
          </w:p>
        </w:tc>
      </w:tr>
    </w:tbl>
    <w:p w14:paraId="2F3CB1C5" w14:textId="4D42CEE5" w:rsidR="001106FE" w:rsidRPr="00791B53" w:rsidRDefault="001106FE" w:rsidP="0015653D">
      <w:pPr>
        <w:shd w:val="clear" w:color="auto" w:fill="FFFFFF"/>
        <w:outlineLvl w:val="3"/>
        <w:rPr>
          <w:rFonts w:ascii="Times New Roman" w:eastAsia="宋体" w:hAnsi="Times New Roman"/>
          <w:b/>
          <w:bCs/>
          <w:color w:val="2A2B2E"/>
          <w:sz w:val="36"/>
          <w:szCs w:val="36"/>
        </w:rPr>
      </w:pPr>
    </w:p>
    <w:p w14:paraId="5342B09A" w14:textId="23F0C1F7" w:rsidR="005E46FB" w:rsidRPr="00791B53" w:rsidRDefault="005E46FB" w:rsidP="005E46FB">
      <w:pPr>
        <w:shd w:val="clear" w:color="auto" w:fill="FFFFFF"/>
        <w:outlineLvl w:val="3"/>
        <w:rPr>
          <w:rFonts w:ascii="Times New Roman" w:eastAsia="宋体" w:hAnsi="Times New Roman"/>
          <w:b/>
          <w:bCs/>
          <w:color w:val="8EAADB" w:themeColor="accent1" w:themeTint="99"/>
          <w:sz w:val="48"/>
          <w:szCs w:val="48"/>
        </w:rPr>
      </w:pPr>
      <w:r w:rsidRPr="00791B53">
        <w:rPr>
          <w:rFonts w:ascii="Times New Roman" w:eastAsia="宋体" w:hAnsi="Times New Roman"/>
          <w:b/>
          <w:bCs/>
          <w:color w:val="8EAADB" w:themeColor="accent1" w:themeTint="99"/>
          <w:sz w:val="36"/>
          <w:szCs w:val="36"/>
        </w:rPr>
        <w:t>Log in</w:t>
      </w:r>
      <w:r w:rsidR="008D172E" w:rsidRPr="00791B53">
        <w:rPr>
          <w:rFonts w:ascii="Times New Roman" w:eastAsia="宋体" w:hAnsi="Times New Roman"/>
          <w:b/>
          <w:bCs/>
          <w:color w:val="8EAADB" w:themeColor="accent1" w:themeTint="99"/>
          <w:sz w:val="36"/>
          <w:szCs w:val="36"/>
        </w:rPr>
        <w:t xml:space="preserve"> (Account)</w:t>
      </w:r>
    </w:p>
    <w:tbl>
      <w:tblPr>
        <w:tblStyle w:val="a4"/>
        <w:tblW w:w="9360" w:type="dxa"/>
        <w:tblLayout w:type="fixed"/>
        <w:tblLook w:val="06A0" w:firstRow="1" w:lastRow="0" w:firstColumn="1" w:lastColumn="0" w:noHBand="1" w:noVBand="1"/>
      </w:tblPr>
      <w:tblGrid>
        <w:gridCol w:w="1110"/>
        <w:gridCol w:w="586"/>
        <w:gridCol w:w="1214"/>
        <w:gridCol w:w="1485"/>
        <w:gridCol w:w="4965"/>
      </w:tblGrid>
      <w:tr w:rsidR="005E46FB" w:rsidRPr="00791B53" w14:paraId="0A2A6873" w14:textId="77777777" w:rsidTr="00D92F88">
        <w:trPr>
          <w:trHeight w:val="300"/>
        </w:trPr>
        <w:tc>
          <w:tcPr>
            <w:tcW w:w="1110" w:type="dxa"/>
            <w:shd w:val="clear" w:color="auto" w:fill="D9D9D9" w:themeFill="background1" w:themeFillShade="D9"/>
          </w:tcPr>
          <w:p w14:paraId="407DE62D" w14:textId="74136F06" w:rsidR="005E46FB" w:rsidRPr="00791B53" w:rsidRDefault="00A86653" w:rsidP="00FA5F58">
            <w:pPr>
              <w:rPr>
                <w:rFonts w:ascii="Times New Roman" w:hAnsi="Times New Roman"/>
              </w:rPr>
            </w:pPr>
            <w:r w:rsidRPr="00791B53">
              <w:rPr>
                <w:rFonts w:ascii="Times New Roman" w:hAnsi="Times New Roman"/>
              </w:rPr>
              <w:t>POST</w:t>
            </w:r>
          </w:p>
        </w:tc>
        <w:tc>
          <w:tcPr>
            <w:tcW w:w="8250" w:type="dxa"/>
            <w:gridSpan w:val="4"/>
          </w:tcPr>
          <w:p w14:paraId="38F42B35" w14:textId="078EBE1D" w:rsidR="005E46FB" w:rsidRPr="00791B53" w:rsidRDefault="005E46FB" w:rsidP="00FA5F58">
            <w:pPr>
              <w:rPr>
                <w:rFonts w:ascii="Times New Roman" w:hAnsi="Times New Roman"/>
              </w:rPr>
            </w:pPr>
            <w:r w:rsidRPr="00791B53">
              <w:rPr>
                <w:rFonts w:ascii="Times New Roman" w:hAnsi="Times New Roman"/>
              </w:rPr>
              <w:t>/</w:t>
            </w:r>
            <w:r w:rsidR="00D81E40" w:rsidRPr="00791B53">
              <w:rPr>
                <w:rFonts w:ascii="Times New Roman" w:hAnsi="Times New Roman"/>
              </w:rPr>
              <w:t>login</w:t>
            </w:r>
          </w:p>
        </w:tc>
      </w:tr>
      <w:tr w:rsidR="000169FB" w:rsidRPr="00791B53" w14:paraId="2D0953E4" w14:textId="77777777" w:rsidTr="00D92F88">
        <w:trPr>
          <w:trHeight w:val="300"/>
        </w:trPr>
        <w:tc>
          <w:tcPr>
            <w:tcW w:w="1110" w:type="dxa"/>
            <w:shd w:val="clear" w:color="auto" w:fill="D9D9D9" w:themeFill="background1" w:themeFillShade="D9"/>
          </w:tcPr>
          <w:p w14:paraId="008AD5E0" w14:textId="4C235387" w:rsidR="000169FB" w:rsidRPr="00791B53" w:rsidRDefault="005E7EB6" w:rsidP="00FA5F58">
            <w:pPr>
              <w:rPr>
                <w:rFonts w:ascii="Times New Roman" w:hAnsi="Times New Roman"/>
              </w:rPr>
            </w:pPr>
            <w:r w:rsidRPr="00791B53">
              <w:rPr>
                <w:rFonts w:ascii="Times New Roman" w:hAnsi="Times New Roman"/>
              </w:rPr>
              <w:t>Input</w:t>
            </w:r>
          </w:p>
        </w:tc>
        <w:tc>
          <w:tcPr>
            <w:tcW w:w="8250" w:type="dxa"/>
            <w:gridSpan w:val="4"/>
          </w:tcPr>
          <w:p w14:paraId="71CCEAA0" w14:textId="77777777" w:rsidR="00373FA4" w:rsidRPr="00791B53" w:rsidRDefault="00373FA4" w:rsidP="00FA5F58">
            <w:pPr>
              <w:rPr>
                <w:rFonts w:ascii="Times New Roman" w:hAnsi="Times New Roman"/>
              </w:rPr>
            </w:pPr>
            <w:r w:rsidRPr="00791B53">
              <w:rPr>
                <w:rFonts w:ascii="Times New Roman" w:hAnsi="Times New Roman"/>
              </w:rPr>
              <w:t>{</w:t>
            </w:r>
          </w:p>
          <w:p w14:paraId="306D830C" w14:textId="78A4B559" w:rsidR="00373FA4" w:rsidRPr="00791B53" w:rsidRDefault="00C42B4C" w:rsidP="00C42B4C">
            <w:pPr>
              <w:ind w:firstLineChars="100" w:firstLine="240"/>
              <w:rPr>
                <w:rFonts w:ascii="Times New Roman" w:hAnsi="Times New Roman"/>
              </w:rPr>
            </w:pPr>
            <w:r w:rsidRPr="00791B53">
              <w:rPr>
                <w:rFonts w:ascii="Times New Roman" w:hAnsi="Times New Roman"/>
              </w:rPr>
              <w:t>“</w:t>
            </w:r>
            <w:r w:rsidR="005E7EB6" w:rsidRPr="00791B53">
              <w:rPr>
                <w:rFonts w:ascii="Times New Roman" w:hAnsi="Times New Roman"/>
              </w:rPr>
              <w:t>EmailAddress</w:t>
            </w:r>
            <w:r w:rsidRPr="00791B53">
              <w:rPr>
                <w:rFonts w:ascii="Times New Roman" w:hAnsi="Times New Roman"/>
              </w:rPr>
              <w:t>”:</w:t>
            </w:r>
            <w:r w:rsidR="0022669B" w:rsidRPr="00791B53">
              <w:rPr>
                <w:rFonts w:ascii="Times New Roman" w:hAnsi="Times New Roman"/>
              </w:rPr>
              <w:t xml:space="preserve"> </w:t>
            </w:r>
            <w:r w:rsidR="005E7EB6" w:rsidRPr="00791B53">
              <w:rPr>
                <w:rFonts w:ascii="Times New Roman" w:hAnsi="Times New Roman"/>
              </w:rPr>
              <w:t>EmailAddress</w:t>
            </w:r>
          </w:p>
          <w:p w14:paraId="34904F4F" w14:textId="61CE1429" w:rsidR="000169FB" w:rsidRPr="00791B53" w:rsidRDefault="00C42B4C" w:rsidP="00C42B4C">
            <w:pPr>
              <w:ind w:firstLineChars="100" w:firstLine="240"/>
              <w:rPr>
                <w:rFonts w:ascii="Times New Roman" w:hAnsi="Times New Roman"/>
              </w:rPr>
            </w:pPr>
            <w:r w:rsidRPr="00791B53">
              <w:rPr>
                <w:rFonts w:ascii="Times New Roman" w:hAnsi="Times New Roman"/>
              </w:rPr>
              <w:t>“</w:t>
            </w:r>
            <w:r w:rsidR="005E7EB6" w:rsidRPr="00791B53">
              <w:rPr>
                <w:rFonts w:ascii="Times New Roman" w:hAnsi="Times New Roman"/>
              </w:rPr>
              <w:t>Password</w:t>
            </w:r>
            <w:r w:rsidRPr="00791B53">
              <w:rPr>
                <w:rFonts w:ascii="Times New Roman" w:hAnsi="Times New Roman"/>
              </w:rPr>
              <w:t>”:</w:t>
            </w:r>
            <w:r w:rsidR="0022669B" w:rsidRPr="00791B53">
              <w:rPr>
                <w:rFonts w:ascii="Times New Roman" w:hAnsi="Times New Roman"/>
              </w:rPr>
              <w:t xml:space="preserve"> </w:t>
            </w:r>
            <w:r w:rsidR="005E7EB6" w:rsidRPr="00791B53">
              <w:rPr>
                <w:rFonts w:ascii="Times New Roman" w:hAnsi="Times New Roman"/>
              </w:rPr>
              <w:t>Password</w:t>
            </w:r>
          </w:p>
          <w:p w14:paraId="693B8FD2" w14:textId="1F3F61BE" w:rsidR="00373FA4" w:rsidRPr="00791B53" w:rsidRDefault="00373FA4" w:rsidP="00FA5F58">
            <w:pPr>
              <w:rPr>
                <w:rFonts w:ascii="Times New Roman" w:hAnsi="Times New Roman"/>
              </w:rPr>
            </w:pPr>
            <w:r w:rsidRPr="00791B53">
              <w:rPr>
                <w:rFonts w:ascii="Times New Roman" w:hAnsi="Times New Roman"/>
              </w:rPr>
              <w:t>}</w:t>
            </w:r>
          </w:p>
        </w:tc>
      </w:tr>
      <w:tr w:rsidR="005E46FB" w:rsidRPr="00791B53" w14:paraId="4750781F" w14:textId="77777777" w:rsidTr="00D92F88">
        <w:tc>
          <w:tcPr>
            <w:tcW w:w="9360" w:type="dxa"/>
            <w:gridSpan w:val="5"/>
          </w:tcPr>
          <w:p w14:paraId="17F5AF3D" w14:textId="2FD2FDFD" w:rsidR="00E97AAE" w:rsidRPr="00791B53" w:rsidRDefault="001A0994" w:rsidP="00FA5F58">
            <w:pPr>
              <w:rPr>
                <w:rFonts w:ascii="Times New Roman" w:hAnsi="Times New Roman"/>
              </w:rPr>
            </w:pPr>
            <w:r w:rsidRPr="00791B53">
              <w:rPr>
                <w:rFonts w:ascii="Times New Roman" w:hAnsi="Times New Roman"/>
              </w:rPr>
              <w:t>Login in through</w:t>
            </w:r>
            <w:r w:rsidR="00081674" w:rsidRPr="00791B53">
              <w:rPr>
                <w:rFonts w:ascii="Times New Roman" w:hAnsi="Times New Roman"/>
              </w:rPr>
              <w:t xml:space="preserve"> </w:t>
            </w:r>
            <w:r w:rsidR="00425AFF" w:rsidRPr="00791B53">
              <w:rPr>
                <w:rFonts w:ascii="Times New Roman" w:hAnsi="Times New Roman"/>
              </w:rPr>
              <w:t>an</w:t>
            </w:r>
            <w:r w:rsidRPr="00791B53">
              <w:rPr>
                <w:rFonts w:ascii="Times New Roman" w:hAnsi="Times New Roman"/>
              </w:rPr>
              <w:t xml:space="preserve"> exist</w:t>
            </w:r>
            <w:r w:rsidR="008D5A88" w:rsidRPr="00791B53">
              <w:rPr>
                <w:rFonts w:ascii="Times New Roman" w:hAnsi="Times New Roman"/>
              </w:rPr>
              <w:t>ing</w:t>
            </w:r>
            <w:r w:rsidRPr="00791B53">
              <w:rPr>
                <w:rFonts w:ascii="Times New Roman" w:hAnsi="Times New Roman"/>
              </w:rPr>
              <w:t xml:space="preserve"> email address.</w:t>
            </w:r>
            <w:r w:rsidR="002F067F" w:rsidRPr="00791B53">
              <w:rPr>
                <w:rFonts w:ascii="Times New Roman" w:hAnsi="Times New Roman"/>
              </w:rPr>
              <w:t xml:space="preserve"> Return </w:t>
            </w:r>
            <w:r w:rsidR="00081674" w:rsidRPr="00791B53">
              <w:rPr>
                <w:rFonts w:ascii="Times New Roman" w:hAnsi="Times New Roman"/>
              </w:rPr>
              <w:t xml:space="preserve">an </w:t>
            </w:r>
            <w:r w:rsidR="002F067F" w:rsidRPr="00791B53">
              <w:rPr>
                <w:rFonts w:ascii="Times New Roman" w:hAnsi="Times New Roman"/>
              </w:rPr>
              <w:t xml:space="preserve">error if </w:t>
            </w:r>
            <w:r w:rsidR="008D5A88" w:rsidRPr="00791B53">
              <w:rPr>
                <w:rFonts w:ascii="Times New Roman" w:hAnsi="Times New Roman"/>
              </w:rPr>
              <w:t xml:space="preserve">the </w:t>
            </w:r>
            <w:r w:rsidR="002F067F" w:rsidRPr="00791B53">
              <w:rPr>
                <w:rFonts w:ascii="Times New Roman" w:hAnsi="Times New Roman"/>
              </w:rPr>
              <w:t>email does not exist</w:t>
            </w:r>
            <w:r w:rsidR="00CF08AC" w:rsidRPr="00791B53">
              <w:rPr>
                <w:rFonts w:ascii="Times New Roman" w:hAnsi="Times New Roman"/>
              </w:rPr>
              <w:t xml:space="preserve"> or </w:t>
            </w:r>
            <w:r w:rsidR="007264F9" w:rsidRPr="00791B53">
              <w:rPr>
                <w:rFonts w:ascii="Times New Roman" w:hAnsi="Times New Roman"/>
              </w:rPr>
              <w:t xml:space="preserve">the </w:t>
            </w:r>
            <w:r w:rsidR="00CF08AC" w:rsidRPr="00791B53">
              <w:rPr>
                <w:rFonts w:ascii="Times New Roman" w:hAnsi="Times New Roman"/>
              </w:rPr>
              <w:t xml:space="preserve">password </w:t>
            </w:r>
            <w:r w:rsidR="008D5A88" w:rsidRPr="00791B53">
              <w:rPr>
                <w:rFonts w:ascii="Times New Roman" w:hAnsi="Times New Roman"/>
              </w:rPr>
              <w:t xml:space="preserve">is </w:t>
            </w:r>
            <w:r w:rsidR="00CF08AC" w:rsidRPr="00791B53">
              <w:rPr>
                <w:rFonts w:ascii="Times New Roman" w:hAnsi="Times New Roman"/>
              </w:rPr>
              <w:t>wrong.</w:t>
            </w:r>
          </w:p>
        </w:tc>
      </w:tr>
      <w:tr w:rsidR="005E46FB" w:rsidRPr="00791B53" w14:paraId="7AD2122C" w14:textId="77777777" w:rsidTr="00D92F88">
        <w:tc>
          <w:tcPr>
            <w:tcW w:w="9360" w:type="dxa"/>
            <w:gridSpan w:val="5"/>
            <w:shd w:val="clear" w:color="auto" w:fill="D9D9D9" w:themeFill="background1" w:themeFillShade="D9"/>
          </w:tcPr>
          <w:p w14:paraId="751D299B" w14:textId="77777777" w:rsidR="005E46FB" w:rsidRPr="00791B53" w:rsidRDefault="005E46FB" w:rsidP="00FA5F58">
            <w:pPr>
              <w:rPr>
                <w:rFonts w:ascii="Times New Roman" w:hAnsi="Times New Roman"/>
              </w:rPr>
            </w:pPr>
            <w:r w:rsidRPr="00791B53">
              <w:rPr>
                <w:rFonts w:ascii="Times New Roman" w:hAnsi="Times New Roman"/>
              </w:rPr>
              <w:t>Parameters</w:t>
            </w:r>
          </w:p>
        </w:tc>
      </w:tr>
      <w:tr w:rsidR="005E46FB" w:rsidRPr="00791B53" w14:paraId="41E3F782" w14:textId="77777777" w:rsidTr="003F4632">
        <w:trPr>
          <w:trHeight w:val="315"/>
        </w:trPr>
        <w:tc>
          <w:tcPr>
            <w:tcW w:w="1696" w:type="dxa"/>
            <w:gridSpan w:val="2"/>
            <w:shd w:val="clear" w:color="auto" w:fill="F2F2F2" w:themeFill="background1" w:themeFillShade="F2"/>
          </w:tcPr>
          <w:p w14:paraId="68100D5B" w14:textId="77777777" w:rsidR="005E46FB" w:rsidRPr="00791B53" w:rsidRDefault="005E46FB" w:rsidP="00FA5F58">
            <w:pPr>
              <w:rPr>
                <w:rFonts w:ascii="Times New Roman" w:hAnsi="Times New Roman"/>
              </w:rPr>
            </w:pPr>
            <w:r w:rsidRPr="00791B53">
              <w:rPr>
                <w:rFonts w:ascii="Times New Roman" w:hAnsi="Times New Roman"/>
              </w:rPr>
              <w:t>Name</w:t>
            </w:r>
          </w:p>
        </w:tc>
        <w:tc>
          <w:tcPr>
            <w:tcW w:w="1214" w:type="dxa"/>
            <w:shd w:val="clear" w:color="auto" w:fill="F2F2F2" w:themeFill="background1" w:themeFillShade="F2"/>
          </w:tcPr>
          <w:p w14:paraId="4ADD4123" w14:textId="77777777" w:rsidR="005E46FB" w:rsidRPr="00791B53" w:rsidRDefault="005E46FB" w:rsidP="00FA5F58">
            <w:pPr>
              <w:rPr>
                <w:rFonts w:ascii="Times New Roman" w:hAnsi="Times New Roman"/>
              </w:rPr>
            </w:pPr>
            <w:r w:rsidRPr="00791B53">
              <w:rPr>
                <w:rFonts w:ascii="Times New Roman" w:hAnsi="Times New Roman"/>
              </w:rPr>
              <w:t>Data type</w:t>
            </w:r>
          </w:p>
        </w:tc>
        <w:tc>
          <w:tcPr>
            <w:tcW w:w="1485" w:type="dxa"/>
            <w:shd w:val="clear" w:color="auto" w:fill="F2F2F2" w:themeFill="background1" w:themeFillShade="F2"/>
          </w:tcPr>
          <w:p w14:paraId="2518B6D4" w14:textId="77777777" w:rsidR="005E46FB" w:rsidRPr="00791B53" w:rsidRDefault="005E46FB" w:rsidP="00FA5F58">
            <w:pPr>
              <w:rPr>
                <w:rFonts w:ascii="Times New Roman" w:hAnsi="Times New Roman"/>
              </w:rPr>
            </w:pPr>
            <w:r w:rsidRPr="00791B53">
              <w:rPr>
                <w:rFonts w:ascii="Times New Roman" w:hAnsi="Times New Roman"/>
              </w:rPr>
              <w:t>Mandatory</w:t>
            </w:r>
          </w:p>
        </w:tc>
        <w:tc>
          <w:tcPr>
            <w:tcW w:w="4965" w:type="dxa"/>
            <w:shd w:val="clear" w:color="auto" w:fill="F2F2F2" w:themeFill="background1" w:themeFillShade="F2"/>
          </w:tcPr>
          <w:p w14:paraId="402AB80F" w14:textId="77777777" w:rsidR="005E46FB" w:rsidRPr="00791B53" w:rsidRDefault="005E46FB" w:rsidP="00FA5F58">
            <w:pPr>
              <w:rPr>
                <w:rFonts w:ascii="Times New Roman" w:hAnsi="Times New Roman"/>
              </w:rPr>
            </w:pPr>
            <w:r w:rsidRPr="00791B53">
              <w:rPr>
                <w:rFonts w:ascii="Times New Roman" w:hAnsi="Times New Roman"/>
              </w:rPr>
              <w:t>Description</w:t>
            </w:r>
          </w:p>
        </w:tc>
      </w:tr>
      <w:tr w:rsidR="0016322C" w:rsidRPr="00791B53" w14:paraId="20C61B84" w14:textId="77777777" w:rsidTr="003F4632">
        <w:tc>
          <w:tcPr>
            <w:tcW w:w="1696" w:type="dxa"/>
            <w:gridSpan w:val="2"/>
          </w:tcPr>
          <w:p w14:paraId="0A4E054C" w14:textId="4295D9DA" w:rsidR="0016322C" w:rsidRPr="00791B53" w:rsidRDefault="0016322C" w:rsidP="00FA5F58">
            <w:pPr>
              <w:rPr>
                <w:rFonts w:ascii="Times New Roman" w:hAnsi="Times New Roman"/>
              </w:rPr>
            </w:pPr>
            <w:r w:rsidRPr="00791B53">
              <w:rPr>
                <w:rFonts w:ascii="Times New Roman" w:hAnsi="Times New Roman"/>
              </w:rPr>
              <w:t>EmailAddress</w:t>
            </w:r>
          </w:p>
        </w:tc>
        <w:tc>
          <w:tcPr>
            <w:tcW w:w="1214" w:type="dxa"/>
          </w:tcPr>
          <w:p w14:paraId="6E2DDF17" w14:textId="52A87178" w:rsidR="0016322C" w:rsidRPr="00791B53" w:rsidRDefault="0016322C" w:rsidP="00FA5F58">
            <w:pPr>
              <w:rPr>
                <w:rFonts w:ascii="Times New Roman" w:hAnsi="Times New Roman"/>
              </w:rPr>
            </w:pPr>
            <w:r w:rsidRPr="00791B53">
              <w:rPr>
                <w:rFonts w:ascii="Times New Roman" w:hAnsi="Times New Roman"/>
              </w:rPr>
              <w:t>string</w:t>
            </w:r>
          </w:p>
        </w:tc>
        <w:tc>
          <w:tcPr>
            <w:tcW w:w="1485" w:type="dxa"/>
          </w:tcPr>
          <w:p w14:paraId="70D4752E" w14:textId="5440E187" w:rsidR="0016322C" w:rsidRPr="00791B53" w:rsidRDefault="003F4632" w:rsidP="00FA5F58">
            <w:pPr>
              <w:rPr>
                <w:rFonts w:ascii="Times New Roman" w:hAnsi="Times New Roman"/>
              </w:rPr>
            </w:pPr>
            <w:r w:rsidRPr="00791B53">
              <w:rPr>
                <w:rFonts w:ascii="Times New Roman" w:hAnsi="Times New Roman"/>
              </w:rPr>
              <w:t>yes</w:t>
            </w:r>
          </w:p>
        </w:tc>
        <w:tc>
          <w:tcPr>
            <w:tcW w:w="4965" w:type="dxa"/>
          </w:tcPr>
          <w:p w14:paraId="21A0616B" w14:textId="4793B527" w:rsidR="0016322C" w:rsidRPr="00791B53" w:rsidRDefault="00B07171" w:rsidP="00FA5F58">
            <w:pPr>
              <w:rPr>
                <w:rFonts w:ascii="Times New Roman" w:hAnsi="Times New Roman"/>
              </w:rPr>
            </w:pPr>
            <w:r w:rsidRPr="00791B53">
              <w:rPr>
                <w:rFonts w:ascii="Times New Roman" w:hAnsi="Times New Roman"/>
              </w:rPr>
              <w:t>Email Address</w:t>
            </w:r>
          </w:p>
        </w:tc>
      </w:tr>
      <w:tr w:rsidR="005E46FB" w:rsidRPr="00791B53" w14:paraId="0FAF9F80" w14:textId="77777777" w:rsidTr="003F4632">
        <w:tc>
          <w:tcPr>
            <w:tcW w:w="1696" w:type="dxa"/>
            <w:gridSpan w:val="2"/>
          </w:tcPr>
          <w:p w14:paraId="6B1A6207" w14:textId="12405EAC" w:rsidR="005E46FB" w:rsidRPr="00791B53" w:rsidRDefault="00376953" w:rsidP="00FA5F58">
            <w:pPr>
              <w:rPr>
                <w:rFonts w:ascii="Times New Roman" w:hAnsi="Times New Roman"/>
              </w:rPr>
            </w:pPr>
            <w:r w:rsidRPr="00791B53">
              <w:rPr>
                <w:rFonts w:ascii="Times New Roman" w:hAnsi="Times New Roman"/>
              </w:rPr>
              <w:t>Password</w:t>
            </w:r>
          </w:p>
        </w:tc>
        <w:tc>
          <w:tcPr>
            <w:tcW w:w="1214" w:type="dxa"/>
          </w:tcPr>
          <w:p w14:paraId="6E2FA6E5" w14:textId="4204774F" w:rsidR="005E46FB" w:rsidRPr="00791B53" w:rsidRDefault="00376953" w:rsidP="00FA5F58">
            <w:pPr>
              <w:rPr>
                <w:rFonts w:ascii="Times New Roman" w:hAnsi="Times New Roman"/>
              </w:rPr>
            </w:pPr>
            <w:r w:rsidRPr="00791B53">
              <w:rPr>
                <w:rFonts w:ascii="Times New Roman" w:hAnsi="Times New Roman"/>
              </w:rPr>
              <w:t>string</w:t>
            </w:r>
          </w:p>
        </w:tc>
        <w:tc>
          <w:tcPr>
            <w:tcW w:w="1485" w:type="dxa"/>
          </w:tcPr>
          <w:p w14:paraId="35227EE0" w14:textId="5B72E19B" w:rsidR="005E46FB" w:rsidRPr="00791B53" w:rsidRDefault="00376953" w:rsidP="00FA5F58">
            <w:pPr>
              <w:rPr>
                <w:rFonts w:ascii="Times New Roman" w:hAnsi="Times New Roman"/>
              </w:rPr>
            </w:pPr>
            <w:r w:rsidRPr="00791B53">
              <w:rPr>
                <w:rFonts w:ascii="Times New Roman" w:hAnsi="Times New Roman"/>
              </w:rPr>
              <w:t>yes</w:t>
            </w:r>
          </w:p>
        </w:tc>
        <w:tc>
          <w:tcPr>
            <w:tcW w:w="4965" w:type="dxa"/>
          </w:tcPr>
          <w:p w14:paraId="076A2F92" w14:textId="0125F144" w:rsidR="005E46FB" w:rsidRPr="00791B53" w:rsidRDefault="00CA3A5A" w:rsidP="00FA5F58">
            <w:pPr>
              <w:rPr>
                <w:rFonts w:ascii="Times New Roman" w:hAnsi="Times New Roman"/>
              </w:rPr>
            </w:pPr>
            <w:r w:rsidRPr="00791B53">
              <w:rPr>
                <w:rFonts w:ascii="Times New Roman" w:hAnsi="Times New Roman"/>
              </w:rPr>
              <w:t>Password</w:t>
            </w:r>
          </w:p>
        </w:tc>
      </w:tr>
      <w:tr w:rsidR="005E46FB" w:rsidRPr="00791B53" w14:paraId="4D794537" w14:textId="77777777" w:rsidTr="00D92F88">
        <w:tc>
          <w:tcPr>
            <w:tcW w:w="9360" w:type="dxa"/>
            <w:gridSpan w:val="5"/>
            <w:shd w:val="clear" w:color="auto" w:fill="D9D9D9" w:themeFill="background1" w:themeFillShade="D9"/>
          </w:tcPr>
          <w:p w14:paraId="5F86B276" w14:textId="77777777" w:rsidR="005E46FB" w:rsidRPr="00791B53" w:rsidRDefault="005E46FB" w:rsidP="00FA5F58">
            <w:pPr>
              <w:spacing w:line="259" w:lineRule="auto"/>
              <w:rPr>
                <w:rFonts w:ascii="Times New Roman" w:hAnsi="Times New Roman"/>
              </w:rPr>
            </w:pPr>
            <w:r w:rsidRPr="00791B53">
              <w:rPr>
                <w:rFonts w:ascii="Times New Roman" w:hAnsi="Times New Roman"/>
              </w:rPr>
              <w:t>Response</w:t>
            </w:r>
          </w:p>
        </w:tc>
      </w:tr>
      <w:tr w:rsidR="005E46FB" w:rsidRPr="00791B53" w14:paraId="686828FB" w14:textId="77777777" w:rsidTr="00E6354C">
        <w:trPr>
          <w:cantSplit/>
        </w:trPr>
        <w:tc>
          <w:tcPr>
            <w:tcW w:w="9360" w:type="dxa"/>
            <w:gridSpan w:val="5"/>
          </w:tcPr>
          <w:p w14:paraId="112C9639" w14:textId="77777777" w:rsidR="00AA0BC5" w:rsidRPr="00791B53" w:rsidRDefault="00972326" w:rsidP="00972326">
            <w:pPr>
              <w:spacing w:line="259" w:lineRule="auto"/>
              <w:rPr>
                <w:rFonts w:ascii="Times New Roman" w:hAnsi="Times New Roman"/>
              </w:rPr>
            </w:pPr>
            <w:r w:rsidRPr="00791B53">
              <w:rPr>
                <w:rFonts w:ascii="Times New Roman" w:hAnsi="Times New Roman"/>
              </w:rPr>
              <w:lastRenderedPageBreak/>
              <w:t>{</w:t>
            </w:r>
          </w:p>
          <w:p w14:paraId="1698A06B" w14:textId="1F14B087" w:rsidR="00AA0BC5" w:rsidRPr="00791B53" w:rsidRDefault="00AA0BC5" w:rsidP="00AA0BC5">
            <w:pPr>
              <w:spacing w:line="259" w:lineRule="auto"/>
              <w:rPr>
                <w:rFonts w:ascii="Times New Roman" w:hAnsi="Times New Roman"/>
              </w:rPr>
            </w:pPr>
            <w:r w:rsidRPr="00791B53">
              <w:rPr>
                <w:rFonts w:ascii="Times New Roman" w:hAnsi="Times New Roman"/>
              </w:rPr>
              <w:t xml:space="preserve">  “Success”: True/False</w:t>
            </w:r>
            <w:r w:rsidR="000D4FC0" w:rsidRPr="00791B53">
              <w:rPr>
                <w:rFonts w:ascii="Times New Roman" w:hAnsi="Times New Roman"/>
              </w:rPr>
              <w:t>,</w:t>
            </w:r>
          </w:p>
          <w:p w14:paraId="27974F56" w14:textId="00373F55" w:rsidR="007E538B" w:rsidRPr="00791B53" w:rsidRDefault="00AA0BC5" w:rsidP="00972326">
            <w:pPr>
              <w:spacing w:line="259" w:lineRule="auto"/>
              <w:rPr>
                <w:rFonts w:ascii="Times New Roman" w:hAnsi="Times New Roman"/>
              </w:rPr>
            </w:pPr>
            <w:r w:rsidRPr="00791B53">
              <w:rPr>
                <w:rFonts w:ascii="Times New Roman" w:hAnsi="Times New Roman"/>
              </w:rPr>
              <w:t xml:space="preserve">  </w:t>
            </w:r>
            <w:r w:rsidR="007E538B" w:rsidRPr="00791B53">
              <w:rPr>
                <w:rFonts w:ascii="Times New Roman" w:hAnsi="Times New Roman"/>
              </w:rPr>
              <w:t>“Error”: Error</w:t>
            </w:r>
            <w:r w:rsidR="00480D7F" w:rsidRPr="00791B53">
              <w:rPr>
                <w:rFonts w:ascii="Times New Roman" w:hAnsi="Times New Roman"/>
              </w:rPr>
              <w:t>,</w:t>
            </w:r>
          </w:p>
          <w:p w14:paraId="40611B7C" w14:textId="26C3260C" w:rsidR="00FF40D2" w:rsidRPr="00791B53" w:rsidRDefault="00972326" w:rsidP="00972326">
            <w:pPr>
              <w:spacing w:line="259" w:lineRule="auto"/>
              <w:rPr>
                <w:rFonts w:ascii="Times New Roman" w:hAnsi="Times New Roman"/>
              </w:rPr>
            </w:pPr>
            <w:r w:rsidRPr="00791B53">
              <w:rPr>
                <w:rFonts w:ascii="Times New Roman" w:hAnsi="Times New Roman"/>
              </w:rPr>
              <w:t>}</w:t>
            </w:r>
          </w:p>
        </w:tc>
      </w:tr>
      <w:tr w:rsidR="005E46FB" w:rsidRPr="00791B53" w14:paraId="3F8664A2" w14:textId="77777777" w:rsidTr="00D92F88">
        <w:tc>
          <w:tcPr>
            <w:tcW w:w="9360" w:type="dxa"/>
            <w:gridSpan w:val="5"/>
            <w:shd w:val="clear" w:color="auto" w:fill="D9D9D9" w:themeFill="background1" w:themeFillShade="D9"/>
          </w:tcPr>
          <w:p w14:paraId="1E65B967" w14:textId="77777777" w:rsidR="005E46FB" w:rsidRPr="00791B53" w:rsidRDefault="005E46FB" w:rsidP="00FA5F58">
            <w:pPr>
              <w:rPr>
                <w:rFonts w:ascii="Times New Roman" w:hAnsi="Times New Roman"/>
              </w:rPr>
            </w:pPr>
            <w:r w:rsidRPr="00791B53">
              <w:rPr>
                <w:rFonts w:ascii="Times New Roman" w:hAnsi="Times New Roman"/>
              </w:rPr>
              <w:t>Implementation</w:t>
            </w:r>
          </w:p>
        </w:tc>
      </w:tr>
      <w:tr w:rsidR="005E46FB" w:rsidRPr="00791B53" w14:paraId="66E41D8B" w14:textId="77777777" w:rsidTr="00D92F88">
        <w:tc>
          <w:tcPr>
            <w:tcW w:w="9360" w:type="dxa"/>
            <w:gridSpan w:val="5"/>
          </w:tcPr>
          <w:p w14:paraId="3B9268BF" w14:textId="2E3EDCD5" w:rsidR="00D50066" w:rsidRPr="00791B53" w:rsidRDefault="00D50066" w:rsidP="00D50066">
            <w:pPr>
              <w:rPr>
                <w:rFonts w:ascii="Times New Roman" w:eastAsia="宋体" w:hAnsi="Times New Roman"/>
                <w:color w:val="4F4F4F"/>
                <w:sz w:val="22"/>
                <w:szCs w:val="22"/>
                <w:shd w:val="clear" w:color="auto" w:fill="F6F8FA"/>
              </w:rPr>
            </w:pPr>
            <w:r w:rsidRPr="00791B53">
              <w:rPr>
                <w:rFonts w:ascii="Times New Roman" w:eastAsia="宋体" w:hAnsi="Times New Roman"/>
                <w:color w:val="006666"/>
                <w:sz w:val="22"/>
                <w:szCs w:val="22"/>
              </w:rPr>
              <w:t>@app.route('/</w:t>
            </w:r>
            <w:r w:rsidR="00CB699F" w:rsidRPr="00791B53">
              <w:rPr>
                <w:rFonts w:ascii="Times New Roman" w:eastAsia="宋体" w:hAnsi="Times New Roman"/>
                <w:color w:val="006666"/>
                <w:sz w:val="22"/>
                <w:szCs w:val="22"/>
              </w:rPr>
              <w:t>login</w:t>
            </w:r>
            <w:r w:rsidRPr="00791B53">
              <w:rPr>
                <w:rFonts w:ascii="Times New Roman" w:eastAsia="宋体" w:hAnsi="Times New Roman"/>
                <w:color w:val="006666"/>
                <w:sz w:val="22"/>
                <w:szCs w:val="22"/>
              </w:rPr>
              <w:t>', methods=['POST'])</w:t>
            </w:r>
          </w:p>
          <w:p w14:paraId="7AC94233" w14:textId="1DCC0AA8" w:rsidR="00D50066" w:rsidRPr="00791B53" w:rsidRDefault="00D50066" w:rsidP="00D50066">
            <w:pPr>
              <w:rPr>
                <w:rFonts w:ascii="Times New Roman" w:eastAsia="宋体" w:hAnsi="Times New Roman"/>
                <w:color w:val="4F4F4F"/>
                <w:sz w:val="22"/>
                <w:szCs w:val="22"/>
              </w:rPr>
            </w:pPr>
            <w:r w:rsidRPr="00791B53">
              <w:rPr>
                <w:rFonts w:ascii="Times New Roman" w:eastAsia="宋体" w:hAnsi="Times New Roman"/>
                <w:color w:val="000088"/>
                <w:sz w:val="22"/>
                <w:szCs w:val="22"/>
              </w:rPr>
              <w:t>def</w:t>
            </w:r>
            <w:r w:rsidRPr="00791B53">
              <w:rPr>
                <w:rFonts w:ascii="Times New Roman" w:eastAsia="宋体" w:hAnsi="Times New Roman"/>
                <w:color w:val="4F4F4F"/>
                <w:sz w:val="22"/>
                <w:szCs w:val="22"/>
              </w:rPr>
              <w:t xml:space="preserve"> </w:t>
            </w:r>
            <w:r w:rsidR="00B33B3C" w:rsidRPr="00791B53">
              <w:rPr>
                <w:rFonts w:ascii="Times New Roman" w:hAnsi="Times New Roman"/>
                <w:sz w:val="22"/>
                <w:szCs w:val="22"/>
              </w:rPr>
              <w:t>Login</w:t>
            </w:r>
            <w:r w:rsidRPr="00791B53">
              <w:rPr>
                <w:rFonts w:ascii="Times New Roman" w:eastAsia="宋体" w:hAnsi="Times New Roman"/>
                <w:color w:val="4F4F4F"/>
                <w:sz w:val="22"/>
                <w:szCs w:val="22"/>
              </w:rPr>
              <w:t>():</w:t>
            </w:r>
          </w:p>
          <w:p w14:paraId="3AE51E88" w14:textId="27CF2603" w:rsidR="00D50066" w:rsidRPr="00791B53" w:rsidRDefault="008641C6" w:rsidP="00665DEE">
            <w:pPr>
              <w:ind w:firstLineChars="100" w:firstLine="240"/>
              <w:rPr>
                <w:rFonts w:ascii="Times New Roman" w:eastAsia="宋体" w:hAnsi="Times New Roman"/>
                <w:sz w:val="22"/>
                <w:szCs w:val="22"/>
              </w:rPr>
            </w:pPr>
            <w:r w:rsidRPr="00791B53">
              <w:rPr>
                <w:rFonts w:ascii="Times New Roman" w:hAnsi="Times New Roman"/>
              </w:rPr>
              <w:t xml:space="preserve">EmailAddress = </w:t>
            </w:r>
            <w:r w:rsidRPr="00791B53">
              <w:rPr>
                <w:rFonts w:ascii="Times New Roman" w:eastAsia="宋体" w:hAnsi="Times New Roman"/>
                <w:sz w:val="22"/>
                <w:szCs w:val="22"/>
              </w:rPr>
              <w:t>request.form.get(‘</w:t>
            </w:r>
            <w:r w:rsidRPr="00791B53">
              <w:rPr>
                <w:rFonts w:ascii="Times New Roman" w:hAnsi="Times New Roman"/>
              </w:rPr>
              <w:t>EmailAddress</w:t>
            </w:r>
            <w:r w:rsidRPr="00791B53">
              <w:rPr>
                <w:rFonts w:ascii="Times New Roman" w:eastAsia="宋体" w:hAnsi="Times New Roman"/>
                <w:sz w:val="22"/>
                <w:szCs w:val="22"/>
              </w:rPr>
              <w:t>’)</w:t>
            </w:r>
          </w:p>
          <w:p w14:paraId="28D343A4" w14:textId="7B753DEA" w:rsidR="00D50066" w:rsidRPr="00791B53" w:rsidRDefault="00D50066" w:rsidP="00665DEE">
            <w:pPr>
              <w:ind w:firstLineChars="100" w:firstLine="220"/>
              <w:rPr>
                <w:rFonts w:ascii="Times New Roman" w:eastAsia="宋体" w:hAnsi="Times New Roman"/>
                <w:sz w:val="22"/>
                <w:szCs w:val="22"/>
              </w:rPr>
            </w:pPr>
            <w:r w:rsidRPr="00791B53">
              <w:rPr>
                <w:rFonts w:ascii="Times New Roman" w:eastAsia="宋体" w:hAnsi="Times New Roman"/>
                <w:sz w:val="22"/>
                <w:szCs w:val="22"/>
              </w:rPr>
              <w:t>…</w:t>
            </w:r>
          </w:p>
          <w:p w14:paraId="2CD0F217" w14:textId="4BD6C2D8" w:rsidR="005E46FB" w:rsidRPr="00791B53" w:rsidRDefault="00D50066" w:rsidP="0099044A">
            <w:pPr>
              <w:ind w:firstLineChars="100" w:firstLine="220"/>
              <w:rPr>
                <w:rFonts w:ascii="Times New Roman" w:hAnsi="Times New Roman"/>
              </w:rPr>
            </w:pPr>
            <w:r w:rsidRPr="00791B53">
              <w:rPr>
                <w:rFonts w:ascii="Times New Roman" w:eastAsia="宋体" w:hAnsi="Times New Roman"/>
                <w:sz w:val="22"/>
                <w:szCs w:val="22"/>
              </w:rPr>
              <w:t>return return_data</w:t>
            </w:r>
          </w:p>
        </w:tc>
      </w:tr>
    </w:tbl>
    <w:p w14:paraId="0F947EFD" w14:textId="77777777" w:rsidR="003E4650" w:rsidRPr="00791B53" w:rsidRDefault="003E4650" w:rsidP="009D262C">
      <w:pPr>
        <w:shd w:val="clear" w:color="auto" w:fill="FFFFFF"/>
        <w:outlineLvl w:val="3"/>
        <w:rPr>
          <w:rFonts w:ascii="Times New Roman" w:eastAsia="宋体" w:hAnsi="Times New Roman"/>
          <w:color w:val="8EAADB" w:themeColor="accent1" w:themeTint="99"/>
          <w:sz w:val="36"/>
          <w:szCs w:val="36"/>
        </w:rPr>
      </w:pPr>
    </w:p>
    <w:p w14:paraId="1662DB17" w14:textId="235BB0A5" w:rsidR="009D262C" w:rsidRPr="00791B53" w:rsidRDefault="009D262C" w:rsidP="009D262C">
      <w:pPr>
        <w:shd w:val="clear" w:color="auto" w:fill="FFFFFF"/>
        <w:outlineLvl w:val="3"/>
        <w:rPr>
          <w:rFonts w:ascii="Times New Roman" w:eastAsia="宋体" w:hAnsi="Times New Roman"/>
          <w:b/>
          <w:bCs/>
          <w:color w:val="8EAADB" w:themeColor="accent1" w:themeTint="99"/>
          <w:sz w:val="48"/>
          <w:szCs w:val="48"/>
        </w:rPr>
      </w:pPr>
      <w:r w:rsidRPr="00791B53">
        <w:rPr>
          <w:rFonts w:ascii="Times New Roman" w:eastAsia="宋体" w:hAnsi="Times New Roman"/>
          <w:b/>
          <w:bCs/>
          <w:color w:val="8EAADB" w:themeColor="accent1" w:themeTint="99"/>
          <w:sz w:val="36"/>
          <w:szCs w:val="36"/>
        </w:rPr>
        <w:t>Request Detailed User Information</w:t>
      </w:r>
    </w:p>
    <w:tbl>
      <w:tblPr>
        <w:tblStyle w:val="a4"/>
        <w:tblW w:w="9360" w:type="dxa"/>
        <w:tblLayout w:type="fixed"/>
        <w:tblLook w:val="06A0" w:firstRow="1" w:lastRow="0" w:firstColumn="1" w:lastColumn="0" w:noHBand="1" w:noVBand="1"/>
      </w:tblPr>
      <w:tblGrid>
        <w:gridCol w:w="1696"/>
        <w:gridCol w:w="1214"/>
        <w:gridCol w:w="1485"/>
        <w:gridCol w:w="4965"/>
      </w:tblGrid>
      <w:tr w:rsidR="009D262C" w:rsidRPr="00791B53" w14:paraId="7838D82B" w14:textId="77777777" w:rsidTr="00DC103C">
        <w:trPr>
          <w:trHeight w:val="300"/>
        </w:trPr>
        <w:tc>
          <w:tcPr>
            <w:tcW w:w="1696" w:type="dxa"/>
            <w:shd w:val="clear" w:color="auto" w:fill="D9D9D9" w:themeFill="background1" w:themeFillShade="D9"/>
          </w:tcPr>
          <w:p w14:paraId="697BCA09" w14:textId="77777777" w:rsidR="009D262C" w:rsidRPr="00791B53" w:rsidRDefault="009D262C" w:rsidP="00FA5F58">
            <w:pPr>
              <w:rPr>
                <w:rFonts w:ascii="Times New Roman" w:hAnsi="Times New Roman"/>
              </w:rPr>
            </w:pPr>
            <w:r w:rsidRPr="00791B53">
              <w:rPr>
                <w:rFonts w:ascii="Times New Roman" w:hAnsi="Times New Roman"/>
              </w:rPr>
              <w:t>GET</w:t>
            </w:r>
          </w:p>
        </w:tc>
        <w:tc>
          <w:tcPr>
            <w:tcW w:w="7664" w:type="dxa"/>
            <w:gridSpan w:val="3"/>
          </w:tcPr>
          <w:p w14:paraId="4D029C73" w14:textId="75AE9C44" w:rsidR="009D262C" w:rsidRPr="00791B53" w:rsidRDefault="009D262C" w:rsidP="00FA5F58">
            <w:pPr>
              <w:tabs>
                <w:tab w:val="center" w:pos="4017"/>
              </w:tabs>
              <w:rPr>
                <w:rFonts w:ascii="Times New Roman" w:hAnsi="Times New Roman"/>
              </w:rPr>
            </w:pPr>
            <w:r w:rsidRPr="00791B53">
              <w:rPr>
                <w:rFonts w:ascii="Times New Roman" w:hAnsi="Times New Roman"/>
              </w:rPr>
              <w:t>/get-user-info</w:t>
            </w:r>
            <w:r w:rsidR="006312B1" w:rsidRPr="00791B53">
              <w:rPr>
                <w:rFonts w:ascii="Times New Roman" w:hAnsi="Times New Roman"/>
              </w:rPr>
              <w:t>?</w:t>
            </w:r>
            <w:r w:rsidR="00544F72" w:rsidRPr="00791B53">
              <w:rPr>
                <w:rFonts w:ascii="Times New Roman" w:hAnsi="Times New Roman"/>
              </w:rPr>
              <w:t>EmailAddress</w:t>
            </w:r>
            <w:r w:rsidR="00534B43" w:rsidRPr="00791B53">
              <w:rPr>
                <w:rFonts w:ascii="Times New Roman" w:hAnsi="Times New Roman"/>
              </w:rPr>
              <w:t>={EmailAddress}</w:t>
            </w:r>
          </w:p>
        </w:tc>
      </w:tr>
      <w:tr w:rsidR="009D262C" w:rsidRPr="00791B53" w14:paraId="5502B918" w14:textId="77777777" w:rsidTr="00FA5F58">
        <w:tc>
          <w:tcPr>
            <w:tcW w:w="9360" w:type="dxa"/>
            <w:gridSpan w:val="4"/>
          </w:tcPr>
          <w:p w14:paraId="37C9D525" w14:textId="04B29F60" w:rsidR="009D262C" w:rsidRPr="00791B53" w:rsidRDefault="009D262C" w:rsidP="00FA5F58">
            <w:pPr>
              <w:rPr>
                <w:rFonts w:ascii="Times New Roman" w:hAnsi="Times New Roman"/>
              </w:rPr>
            </w:pPr>
            <w:r w:rsidRPr="00791B53">
              <w:rPr>
                <w:rFonts w:ascii="Times New Roman" w:hAnsi="Times New Roman"/>
              </w:rPr>
              <w:t xml:space="preserve">Request detailed information </w:t>
            </w:r>
            <w:r w:rsidR="007264F9" w:rsidRPr="00791B53">
              <w:rPr>
                <w:rFonts w:ascii="Times New Roman" w:hAnsi="Times New Roman"/>
              </w:rPr>
              <w:t>about</w:t>
            </w:r>
            <w:r w:rsidRPr="00791B53">
              <w:rPr>
                <w:rFonts w:ascii="Times New Roman" w:hAnsi="Times New Roman"/>
              </w:rPr>
              <w:t xml:space="preserve"> certain user</w:t>
            </w:r>
            <w:r w:rsidR="008D5A88" w:rsidRPr="00791B53">
              <w:rPr>
                <w:rFonts w:ascii="Times New Roman" w:hAnsi="Times New Roman"/>
              </w:rPr>
              <w:t>s.</w:t>
            </w:r>
          </w:p>
        </w:tc>
      </w:tr>
      <w:tr w:rsidR="009D262C" w:rsidRPr="00791B53" w14:paraId="28B496A6" w14:textId="77777777" w:rsidTr="00FA5F58">
        <w:tc>
          <w:tcPr>
            <w:tcW w:w="9360" w:type="dxa"/>
            <w:gridSpan w:val="4"/>
            <w:shd w:val="clear" w:color="auto" w:fill="D9D9D9" w:themeFill="background1" w:themeFillShade="D9"/>
          </w:tcPr>
          <w:p w14:paraId="6483A096" w14:textId="77777777" w:rsidR="009D262C" w:rsidRPr="00791B53" w:rsidRDefault="009D262C" w:rsidP="00FA5F58">
            <w:pPr>
              <w:rPr>
                <w:rFonts w:ascii="Times New Roman" w:hAnsi="Times New Roman"/>
              </w:rPr>
            </w:pPr>
            <w:r w:rsidRPr="00791B53">
              <w:rPr>
                <w:rFonts w:ascii="Times New Roman" w:hAnsi="Times New Roman"/>
              </w:rPr>
              <w:t>Parameters</w:t>
            </w:r>
          </w:p>
        </w:tc>
      </w:tr>
      <w:tr w:rsidR="009D262C" w:rsidRPr="00791B53" w14:paraId="3F93C6D9" w14:textId="77777777" w:rsidTr="00DC103C">
        <w:trPr>
          <w:trHeight w:val="315"/>
        </w:trPr>
        <w:tc>
          <w:tcPr>
            <w:tcW w:w="1696" w:type="dxa"/>
            <w:shd w:val="clear" w:color="auto" w:fill="F2F2F2" w:themeFill="background1" w:themeFillShade="F2"/>
          </w:tcPr>
          <w:p w14:paraId="33043752" w14:textId="77777777" w:rsidR="009D262C" w:rsidRPr="00791B53" w:rsidRDefault="009D262C" w:rsidP="00FA5F58">
            <w:pPr>
              <w:rPr>
                <w:rFonts w:ascii="Times New Roman" w:hAnsi="Times New Roman"/>
              </w:rPr>
            </w:pPr>
            <w:r w:rsidRPr="00791B53">
              <w:rPr>
                <w:rFonts w:ascii="Times New Roman" w:hAnsi="Times New Roman"/>
              </w:rPr>
              <w:t>Name</w:t>
            </w:r>
          </w:p>
        </w:tc>
        <w:tc>
          <w:tcPr>
            <w:tcW w:w="1214" w:type="dxa"/>
            <w:shd w:val="clear" w:color="auto" w:fill="F2F2F2" w:themeFill="background1" w:themeFillShade="F2"/>
          </w:tcPr>
          <w:p w14:paraId="43CB1689" w14:textId="77777777" w:rsidR="009D262C" w:rsidRPr="00791B53" w:rsidRDefault="009D262C" w:rsidP="00FA5F58">
            <w:pPr>
              <w:rPr>
                <w:rFonts w:ascii="Times New Roman" w:hAnsi="Times New Roman"/>
              </w:rPr>
            </w:pPr>
            <w:r w:rsidRPr="00791B53">
              <w:rPr>
                <w:rFonts w:ascii="Times New Roman" w:hAnsi="Times New Roman"/>
              </w:rPr>
              <w:t>Data type</w:t>
            </w:r>
          </w:p>
        </w:tc>
        <w:tc>
          <w:tcPr>
            <w:tcW w:w="1485" w:type="dxa"/>
            <w:shd w:val="clear" w:color="auto" w:fill="F2F2F2" w:themeFill="background1" w:themeFillShade="F2"/>
          </w:tcPr>
          <w:p w14:paraId="612C6620" w14:textId="77777777" w:rsidR="009D262C" w:rsidRPr="00791B53" w:rsidRDefault="009D262C" w:rsidP="00FA5F58">
            <w:pPr>
              <w:rPr>
                <w:rFonts w:ascii="Times New Roman" w:hAnsi="Times New Roman"/>
              </w:rPr>
            </w:pPr>
            <w:r w:rsidRPr="00791B53">
              <w:rPr>
                <w:rFonts w:ascii="Times New Roman" w:hAnsi="Times New Roman"/>
              </w:rPr>
              <w:t>Mandatory</w:t>
            </w:r>
          </w:p>
        </w:tc>
        <w:tc>
          <w:tcPr>
            <w:tcW w:w="4965" w:type="dxa"/>
            <w:shd w:val="clear" w:color="auto" w:fill="F2F2F2" w:themeFill="background1" w:themeFillShade="F2"/>
          </w:tcPr>
          <w:p w14:paraId="7F56CA17" w14:textId="77777777" w:rsidR="009D262C" w:rsidRPr="00791B53" w:rsidRDefault="009D262C" w:rsidP="00FA5F58">
            <w:pPr>
              <w:rPr>
                <w:rFonts w:ascii="Times New Roman" w:hAnsi="Times New Roman"/>
              </w:rPr>
            </w:pPr>
            <w:r w:rsidRPr="00791B53">
              <w:rPr>
                <w:rFonts w:ascii="Times New Roman" w:hAnsi="Times New Roman"/>
              </w:rPr>
              <w:t>Description</w:t>
            </w:r>
          </w:p>
        </w:tc>
      </w:tr>
      <w:tr w:rsidR="009D262C" w:rsidRPr="00791B53" w14:paraId="506BCD62" w14:textId="77777777" w:rsidTr="00DC103C">
        <w:tc>
          <w:tcPr>
            <w:tcW w:w="1696" w:type="dxa"/>
          </w:tcPr>
          <w:p w14:paraId="23403B4A" w14:textId="3F3EDBE6" w:rsidR="009D262C" w:rsidRPr="00791B53" w:rsidRDefault="00DC103C" w:rsidP="00FA5F58">
            <w:pPr>
              <w:rPr>
                <w:rFonts w:ascii="Times New Roman" w:hAnsi="Times New Roman"/>
              </w:rPr>
            </w:pPr>
            <w:r w:rsidRPr="00791B53">
              <w:rPr>
                <w:rFonts w:ascii="Times New Roman" w:hAnsi="Times New Roman"/>
              </w:rPr>
              <w:t>EmailAddress</w:t>
            </w:r>
          </w:p>
        </w:tc>
        <w:tc>
          <w:tcPr>
            <w:tcW w:w="1214" w:type="dxa"/>
          </w:tcPr>
          <w:p w14:paraId="722F5228" w14:textId="77777777" w:rsidR="009D262C" w:rsidRPr="00791B53" w:rsidRDefault="009D262C" w:rsidP="00FA5F58">
            <w:pPr>
              <w:rPr>
                <w:rFonts w:ascii="Times New Roman" w:hAnsi="Times New Roman"/>
              </w:rPr>
            </w:pPr>
            <w:r w:rsidRPr="00791B53">
              <w:rPr>
                <w:rFonts w:ascii="Times New Roman" w:hAnsi="Times New Roman"/>
              </w:rPr>
              <w:t>string</w:t>
            </w:r>
          </w:p>
        </w:tc>
        <w:tc>
          <w:tcPr>
            <w:tcW w:w="1485" w:type="dxa"/>
          </w:tcPr>
          <w:p w14:paraId="1C6FC54A" w14:textId="77777777" w:rsidR="009D262C" w:rsidRPr="00791B53" w:rsidRDefault="009D262C" w:rsidP="00FA5F58">
            <w:pPr>
              <w:rPr>
                <w:rFonts w:ascii="Times New Roman" w:hAnsi="Times New Roman"/>
              </w:rPr>
            </w:pPr>
            <w:r w:rsidRPr="00791B53">
              <w:rPr>
                <w:rFonts w:ascii="Times New Roman" w:hAnsi="Times New Roman"/>
              </w:rPr>
              <w:t>yes</w:t>
            </w:r>
          </w:p>
        </w:tc>
        <w:tc>
          <w:tcPr>
            <w:tcW w:w="4965" w:type="dxa"/>
          </w:tcPr>
          <w:p w14:paraId="06F06BFF" w14:textId="15FAD994" w:rsidR="009D262C" w:rsidRPr="00791B53" w:rsidRDefault="00DC103C" w:rsidP="00FA5F58">
            <w:pPr>
              <w:rPr>
                <w:rFonts w:ascii="Times New Roman" w:hAnsi="Times New Roman"/>
              </w:rPr>
            </w:pPr>
            <w:r w:rsidRPr="00791B53">
              <w:rPr>
                <w:rFonts w:ascii="Times New Roman" w:hAnsi="Times New Roman"/>
              </w:rPr>
              <w:t>Email address</w:t>
            </w:r>
          </w:p>
        </w:tc>
      </w:tr>
      <w:tr w:rsidR="009D262C" w:rsidRPr="00791B53" w14:paraId="39407169" w14:textId="77777777" w:rsidTr="00FA5F58">
        <w:tc>
          <w:tcPr>
            <w:tcW w:w="9360" w:type="dxa"/>
            <w:gridSpan w:val="4"/>
            <w:shd w:val="clear" w:color="auto" w:fill="D9D9D9" w:themeFill="background1" w:themeFillShade="D9"/>
          </w:tcPr>
          <w:p w14:paraId="52B307D6" w14:textId="77777777" w:rsidR="009D262C" w:rsidRPr="00791B53" w:rsidRDefault="009D262C" w:rsidP="00FA5F58">
            <w:pPr>
              <w:spacing w:line="259" w:lineRule="auto"/>
              <w:rPr>
                <w:rFonts w:ascii="Times New Roman" w:hAnsi="Times New Roman"/>
              </w:rPr>
            </w:pPr>
            <w:r w:rsidRPr="00791B53">
              <w:rPr>
                <w:rFonts w:ascii="Times New Roman" w:hAnsi="Times New Roman"/>
              </w:rPr>
              <w:t>Response</w:t>
            </w:r>
          </w:p>
        </w:tc>
      </w:tr>
      <w:tr w:rsidR="009D262C" w:rsidRPr="00791B53" w14:paraId="22B8322C" w14:textId="77777777" w:rsidTr="00E6354C">
        <w:trPr>
          <w:cantSplit/>
        </w:trPr>
        <w:tc>
          <w:tcPr>
            <w:tcW w:w="9360" w:type="dxa"/>
            <w:gridSpan w:val="4"/>
          </w:tcPr>
          <w:p w14:paraId="784BACB9" w14:textId="77777777" w:rsidR="009D262C" w:rsidRPr="00791B53" w:rsidRDefault="009D262C" w:rsidP="00FA5F58">
            <w:pPr>
              <w:spacing w:line="259" w:lineRule="auto"/>
              <w:rPr>
                <w:rFonts w:ascii="Times New Roman" w:hAnsi="Times New Roman"/>
              </w:rPr>
            </w:pPr>
            <w:r w:rsidRPr="00791B53">
              <w:rPr>
                <w:rFonts w:ascii="Times New Roman" w:hAnsi="Times New Roman"/>
              </w:rPr>
              <w:t>{</w:t>
            </w:r>
          </w:p>
          <w:p w14:paraId="52E43033" w14:textId="1F1F9130" w:rsidR="00C2492B" w:rsidRPr="00791B53" w:rsidRDefault="00C2492B" w:rsidP="006E044D">
            <w:pPr>
              <w:spacing w:line="259" w:lineRule="auto"/>
              <w:ind w:firstLineChars="100" w:firstLine="240"/>
              <w:rPr>
                <w:rFonts w:ascii="Times New Roman" w:eastAsia="宋体" w:hAnsi="Times New Roman"/>
              </w:rPr>
            </w:pPr>
            <w:r w:rsidRPr="00791B53">
              <w:rPr>
                <w:rFonts w:ascii="Times New Roman" w:eastAsia="宋体" w:hAnsi="Times New Roman"/>
              </w:rPr>
              <w:t>“EmailAddress”: EmailAddress</w:t>
            </w:r>
            <w:r w:rsidR="008B6E7F" w:rsidRPr="00791B53">
              <w:rPr>
                <w:rFonts w:ascii="Times New Roman" w:eastAsia="宋体" w:hAnsi="Times New Roman"/>
              </w:rPr>
              <w:t>,</w:t>
            </w:r>
          </w:p>
          <w:p w14:paraId="197104E2" w14:textId="77777777" w:rsidR="009D262C" w:rsidRPr="00791B53" w:rsidRDefault="009D262C" w:rsidP="006E044D">
            <w:pPr>
              <w:spacing w:line="259" w:lineRule="auto"/>
              <w:ind w:firstLineChars="100" w:firstLine="240"/>
              <w:rPr>
                <w:rFonts w:ascii="Times New Roman" w:eastAsia="宋体" w:hAnsi="Times New Roman"/>
              </w:rPr>
            </w:pPr>
            <w:r w:rsidRPr="00791B53">
              <w:rPr>
                <w:rFonts w:ascii="Times New Roman" w:hAnsi="Times New Roman"/>
              </w:rPr>
              <w:t>“</w:t>
            </w:r>
            <w:r w:rsidRPr="00791B53">
              <w:rPr>
                <w:rFonts w:ascii="Times New Roman" w:eastAsia="宋体" w:hAnsi="Times New Roman"/>
              </w:rPr>
              <w:t>FirstName</w:t>
            </w:r>
            <w:r w:rsidRPr="00791B53">
              <w:rPr>
                <w:rFonts w:ascii="Times New Roman" w:hAnsi="Times New Roman"/>
              </w:rPr>
              <w:t>”:</w:t>
            </w:r>
            <w:r w:rsidRPr="00791B53">
              <w:rPr>
                <w:rFonts w:ascii="Times New Roman" w:eastAsia="宋体" w:hAnsi="Times New Roman"/>
              </w:rPr>
              <w:t xml:space="preserve"> FirstName,</w:t>
            </w:r>
          </w:p>
          <w:p w14:paraId="1FD52067" w14:textId="77777777" w:rsidR="009D262C" w:rsidRPr="00791B53" w:rsidRDefault="009D262C" w:rsidP="006E044D">
            <w:pPr>
              <w:spacing w:line="259" w:lineRule="auto"/>
              <w:ind w:firstLineChars="100" w:firstLine="240"/>
              <w:rPr>
                <w:rFonts w:ascii="Times New Roman" w:eastAsia="宋体" w:hAnsi="Times New Roman"/>
              </w:rPr>
            </w:pPr>
            <w:r w:rsidRPr="00791B53">
              <w:rPr>
                <w:rFonts w:ascii="Times New Roman" w:eastAsia="宋体" w:hAnsi="Times New Roman"/>
              </w:rPr>
              <w:t>“LastName”: LastName,</w:t>
            </w:r>
          </w:p>
          <w:p w14:paraId="4E48E223" w14:textId="77777777" w:rsidR="009D262C" w:rsidRPr="00791B53" w:rsidRDefault="009D262C" w:rsidP="006E044D">
            <w:pPr>
              <w:spacing w:line="259" w:lineRule="auto"/>
              <w:ind w:firstLineChars="100" w:firstLine="240"/>
              <w:rPr>
                <w:rFonts w:ascii="Times New Roman" w:eastAsia="宋体" w:hAnsi="Times New Roman"/>
              </w:rPr>
            </w:pPr>
            <w:r w:rsidRPr="00791B53">
              <w:rPr>
                <w:rFonts w:ascii="Times New Roman" w:eastAsia="宋体" w:hAnsi="Times New Roman"/>
              </w:rPr>
              <w:t>“NickName”: NickName,</w:t>
            </w:r>
          </w:p>
          <w:p w14:paraId="35E48798" w14:textId="70B610F0" w:rsidR="009B4598" w:rsidRPr="00791B53" w:rsidRDefault="009B4598" w:rsidP="006E044D">
            <w:pPr>
              <w:spacing w:line="259" w:lineRule="auto"/>
              <w:ind w:firstLineChars="100" w:firstLine="240"/>
              <w:rPr>
                <w:rFonts w:ascii="Times New Roman" w:eastAsia="宋体" w:hAnsi="Times New Roman"/>
              </w:rPr>
            </w:pPr>
            <w:r w:rsidRPr="00791B53">
              <w:rPr>
                <w:rFonts w:ascii="Times New Roman" w:eastAsia="宋体" w:hAnsi="Times New Roman"/>
              </w:rPr>
              <w:t>“</w:t>
            </w:r>
            <w:r w:rsidR="00E12FBA" w:rsidRPr="00791B53">
              <w:rPr>
                <w:rFonts w:ascii="Times New Roman" w:eastAsia="宋体" w:hAnsi="Times New Roman"/>
              </w:rPr>
              <w:t>StudentID”: StudentID,</w:t>
            </w:r>
          </w:p>
          <w:p w14:paraId="5D1846EF" w14:textId="77777777" w:rsidR="009D262C" w:rsidRPr="00791B53" w:rsidRDefault="009D262C" w:rsidP="006E044D">
            <w:pPr>
              <w:spacing w:line="259" w:lineRule="auto"/>
              <w:ind w:firstLineChars="100" w:firstLine="240"/>
              <w:rPr>
                <w:rFonts w:ascii="Times New Roman" w:eastAsia="宋体" w:hAnsi="Times New Roman"/>
              </w:rPr>
            </w:pPr>
            <w:r w:rsidRPr="00791B53">
              <w:rPr>
                <w:rFonts w:ascii="Times New Roman" w:eastAsia="宋体" w:hAnsi="Times New Roman"/>
              </w:rPr>
              <w:t>“Birthday”: Birthday,</w:t>
            </w:r>
          </w:p>
          <w:p w14:paraId="07662016" w14:textId="1BB58E44" w:rsidR="009D262C" w:rsidRPr="00791B53" w:rsidRDefault="009D262C" w:rsidP="006E044D">
            <w:pPr>
              <w:spacing w:line="259" w:lineRule="auto"/>
              <w:ind w:firstLineChars="100" w:firstLine="240"/>
              <w:rPr>
                <w:rFonts w:ascii="Times New Roman" w:eastAsia="宋体" w:hAnsi="Times New Roman"/>
              </w:rPr>
            </w:pPr>
            <w:r w:rsidRPr="00791B53">
              <w:rPr>
                <w:rFonts w:ascii="Times New Roman" w:eastAsia="宋体" w:hAnsi="Times New Roman"/>
              </w:rPr>
              <w:t>“Gender”: Gender</w:t>
            </w:r>
            <w:r w:rsidR="008B6E7F" w:rsidRPr="00791B53">
              <w:rPr>
                <w:rFonts w:ascii="Times New Roman" w:eastAsia="宋体" w:hAnsi="Times New Roman"/>
              </w:rPr>
              <w:t>,</w:t>
            </w:r>
          </w:p>
          <w:p w14:paraId="73E996A0" w14:textId="00496BB4" w:rsidR="009D262C" w:rsidRPr="00791B53" w:rsidRDefault="009D262C" w:rsidP="006E044D">
            <w:pPr>
              <w:spacing w:line="259" w:lineRule="auto"/>
              <w:ind w:firstLineChars="100" w:firstLine="240"/>
              <w:rPr>
                <w:rFonts w:ascii="Times New Roman" w:eastAsia="宋体" w:hAnsi="Times New Roman"/>
              </w:rPr>
            </w:pPr>
            <w:r w:rsidRPr="00791B53">
              <w:rPr>
                <w:rFonts w:ascii="Times New Roman" w:eastAsia="宋体" w:hAnsi="Times New Roman"/>
              </w:rPr>
              <w:t>“Profile”: Profile</w:t>
            </w:r>
            <w:r w:rsidR="008B6E7F" w:rsidRPr="00791B53">
              <w:rPr>
                <w:rFonts w:ascii="Times New Roman" w:eastAsia="宋体" w:hAnsi="Times New Roman"/>
              </w:rPr>
              <w:t>,</w:t>
            </w:r>
          </w:p>
          <w:p w14:paraId="63445F86" w14:textId="1158372D" w:rsidR="009D262C" w:rsidRPr="00791B53" w:rsidRDefault="009D262C" w:rsidP="006E044D">
            <w:pPr>
              <w:spacing w:line="259" w:lineRule="auto"/>
              <w:ind w:firstLineChars="100" w:firstLine="240"/>
              <w:rPr>
                <w:rFonts w:ascii="Times New Roman" w:eastAsia="宋体" w:hAnsi="Times New Roman"/>
              </w:rPr>
            </w:pPr>
            <w:r w:rsidRPr="00791B53">
              <w:rPr>
                <w:rFonts w:ascii="Times New Roman" w:eastAsia="宋体" w:hAnsi="Times New Roman"/>
              </w:rPr>
              <w:t>“Region”: Region</w:t>
            </w:r>
            <w:r w:rsidR="008B6E7F" w:rsidRPr="00791B53">
              <w:rPr>
                <w:rFonts w:ascii="Times New Roman" w:eastAsia="宋体" w:hAnsi="Times New Roman"/>
              </w:rPr>
              <w:t>,</w:t>
            </w:r>
          </w:p>
          <w:p w14:paraId="51118AFE" w14:textId="45CE2B19" w:rsidR="009D262C" w:rsidRPr="00791B53" w:rsidRDefault="009D262C" w:rsidP="006E044D">
            <w:pPr>
              <w:spacing w:line="259" w:lineRule="auto"/>
              <w:ind w:firstLineChars="100" w:firstLine="240"/>
              <w:rPr>
                <w:rFonts w:ascii="Times New Roman" w:eastAsia="宋体" w:hAnsi="Times New Roman"/>
              </w:rPr>
            </w:pPr>
            <w:r w:rsidRPr="00791B53">
              <w:rPr>
                <w:rFonts w:ascii="Times New Roman" w:eastAsia="宋体" w:hAnsi="Times New Roman"/>
              </w:rPr>
              <w:t>“School”: School</w:t>
            </w:r>
            <w:r w:rsidR="008B6E7F" w:rsidRPr="00791B53">
              <w:rPr>
                <w:rFonts w:ascii="Times New Roman" w:eastAsia="宋体" w:hAnsi="Times New Roman"/>
              </w:rPr>
              <w:t>,</w:t>
            </w:r>
          </w:p>
          <w:p w14:paraId="290E2105" w14:textId="3862EA95" w:rsidR="009D262C" w:rsidRPr="00791B53" w:rsidRDefault="009D262C" w:rsidP="006E044D">
            <w:pPr>
              <w:spacing w:line="259" w:lineRule="auto"/>
              <w:ind w:firstLineChars="100" w:firstLine="240"/>
              <w:rPr>
                <w:rFonts w:ascii="Times New Roman" w:eastAsia="宋体" w:hAnsi="Times New Roman"/>
              </w:rPr>
            </w:pPr>
            <w:r w:rsidRPr="00791B53">
              <w:rPr>
                <w:rFonts w:ascii="Times New Roman" w:eastAsia="宋体" w:hAnsi="Times New Roman"/>
              </w:rPr>
              <w:t>“PhoneNumber”: PhoneNumber</w:t>
            </w:r>
            <w:r w:rsidR="008B6E7F" w:rsidRPr="00791B53">
              <w:rPr>
                <w:rFonts w:ascii="Times New Roman" w:eastAsia="宋体" w:hAnsi="Times New Roman"/>
              </w:rPr>
              <w:t>,</w:t>
            </w:r>
          </w:p>
          <w:p w14:paraId="3A2DE024" w14:textId="3C0574E9" w:rsidR="009D262C" w:rsidRPr="00791B53" w:rsidRDefault="009D262C" w:rsidP="006E044D">
            <w:pPr>
              <w:spacing w:line="259" w:lineRule="auto"/>
              <w:ind w:firstLineChars="100" w:firstLine="240"/>
              <w:rPr>
                <w:rFonts w:ascii="Times New Roman" w:eastAsia="宋体" w:hAnsi="Times New Roman"/>
              </w:rPr>
            </w:pPr>
            <w:r w:rsidRPr="00791B53">
              <w:rPr>
                <w:rFonts w:ascii="Times New Roman" w:eastAsia="宋体" w:hAnsi="Times New Roman"/>
              </w:rPr>
              <w:t>“HeadPortrait”: HeadPortrait</w:t>
            </w:r>
            <w:r w:rsidR="008B6E7F" w:rsidRPr="00791B53">
              <w:rPr>
                <w:rFonts w:ascii="Times New Roman" w:eastAsia="宋体" w:hAnsi="Times New Roman"/>
              </w:rPr>
              <w:t>,</w:t>
            </w:r>
          </w:p>
          <w:p w14:paraId="4F169553" w14:textId="19118F12" w:rsidR="009D262C" w:rsidRPr="00791B53" w:rsidRDefault="009D262C" w:rsidP="00B1557E">
            <w:pPr>
              <w:spacing w:line="259" w:lineRule="auto"/>
              <w:ind w:firstLineChars="100" w:firstLine="240"/>
              <w:rPr>
                <w:rFonts w:ascii="Times New Roman" w:eastAsia="宋体" w:hAnsi="Times New Roman"/>
              </w:rPr>
            </w:pPr>
            <w:r w:rsidRPr="00791B53">
              <w:rPr>
                <w:rFonts w:ascii="Times New Roman" w:eastAsia="宋体" w:hAnsi="Times New Roman"/>
              </w:rPr>
              <w:t>“FavoriteFields”: FavoriteFields</w:t>
            </w:r>
            <w:r w:rsidR="008B6E7F" w:rsidRPr="00791B53">
              <w:rPr>
                <w:rFonts w:ascii="Times New Roman" w:eastAsia="宋体" w:hAnsi="Times New Roman"/>
              </w:rPr>
              <w:t>,</w:t>
            </w:r>
          </w:p>
          <w:p w14:paraId="3F3F7279" w14:textId="77777777" w:rsidR="00E80CA7" w:rsidRPr="00791B53" w:rsidRDefault="00E80CA7" w:rsidP="00E80CA7">
            <w:pPr>
              <w:spacing w:line="259" w:lineRule="auto"/>
              <w:ind w:firstLineChars="100" w:firstLine="240"/>
              <w:rPr>
                <w:rFonts w:ascii="Times New Roman" w:hAnsi="Times New Roman"/>
              </w:rPr>
            </w:pPr>
            <w:r w:rsidRPr="00791B53">
              <w:rPr>
                <w:rFonts w:ascii="Times New Roman" w:hAnsi="Times New Roman"/>
              </w:rPr>
              <w:t>“Success”: True/False,</w:t>
            </w:r>
          </w:p>
          <w:p w14:paraId="7612832E" w14:textId="0B4E2FC6" w:rsidR="00E80CA7" w:rsidRPr="00791B53" w:rsidRDefault="00E80CA7" w:rsidP="00983F3A">
            <w:pPr>
              <w:spacing w:line="259" w:lineRule="auto"/>
              <w:rPr>
                <w:rFonts w:ascii="Times New Roman" w:hAnsi="Times New Roman"/>
              </w:rPr>
            </w:pPr>
            <w:r w:rsidRPr="00791B53">
              <w:rPr>
                <w:rFonts w:ascii="Times New Roman" w:hAnsi="Times New Roman"/>
              </w:rPr>
              <w:t xml:space="preserve">  “Error”: Error,</w:t>
            </w:r>
          </w:p>
          <w:p w14:paraId="306B62C0" w14:textId="77777777" w:rsidR="009D262C" w:rsidRPr="00791B53" w:rsidRDefault="009D262C" w:rsidP="00FA5F58">
            <w:pPr>
              <w:spacing w:line="259" w:lineRule="auto"/>
              <w:rPr>
                <w:rFonts w:ascii="Times New Roman" w:hAnsi="Times New Roman"/>
              </w:rPr>
            </w:pPr>
            <w:r w:rsidRPr="00791B53">
              <w:rPr>
                <w:rFonts w:ascii="Times New Roman" w:hAnsi="Times New Roman"/>
              </w:rPr>
              <w:t>}</w:t>
            </w:r>
          </w:p>
        </w:tc>
      </w:tr>
      <w:tr w:rsidR="009D262C" w:rsidRPr="00791B53" w14:paraId="606C4C41" w14:textId="77777777" w:rsidTr="00FA5F58">
        <w:tc>
          <w:tcPr>
            <w:tcW w:w="9360" w:type="dxa"/>
            <w:gridSpan w:val="4"/>
            <w:shd w:val="clear" w:color="auto" w:fill="D9D9D9" w:themeFill="background1" w:themeFillShade="D9"/>
          </w:tcPr>
          <w:p w14:paraId="0F699455" w14:textId="77777777" w:rsidR="009D262C" w:rsidRPr="00791B53" w:rsidRDefault="009D262C" w:rsidP="00FA5F58">
            <w:pPr>
              <w:rPr>
                <w:rFonts w:ascii="Times New Roman" w:hAnsi="Times New Roman"/>
              </w:rPr>
            </w:pPr>
            <w:r w:rsidRPr="00791B53">
              <w:rPr>
                <w:rFonts w:ascii="Times New Roman" w:hAnsi="Times New Roman"/>
              </w:rPr>
              <w:t>Implementation</w:t>
            </w:r>
          </w:p>
        </w:tc>
      </w:tr>
      <w:tr w:rsidR="009D262C" w:rsidRPr="00791B53" w14:paraId="2E13CA72" w14:textId="77777777" w:rsidTr="00FA5F58">
        <w:tc>
          <w:tcPr>
            <w:tcW w:w="9360" w:type="dxa"/>
            <w:gridSpan w:val="4"/>
          </w:tcPr>
          <w:p w14:paraId="1187C049" w14:textId="758D1CF2" w:rsidR="000F0671" w:rsidRPr="00791B53" w:rsidRDefault="000F0671" w:rsidP="000F0671">
            <w:pPr>
              <w:rPr>
                <w:rFonts w:ascii="Times New Roman" w:eastAsia="宋体" w:hAnsi="Times New Roman"/>
                <w:color w:val="4F4F4F"/>
                <w:sz w:val="22"/>
                <w:szCs w:val="22"/>
                <w:shd w:val="clear" w:color="auto" w:fill="F6F8FA"/>
              </w:rPr>
            </w:pPr>
            <w:r w:rsidRPr="00791B53">
              <w:rPr>
                <w:rFonts w:ascii="Times New Roman" w:eastAsia="宋体" w:hAnsi="Times New Roman"/>
                <w:color w:val="006666"/>
                <w:sz w:val="22"/>
                <w:szCs w:val="22"/>
              </w:rPr>
              <w:t>@app.route('/get-user-info', methods=[</w:t>
            </w:r>
            <w:r w:rsidR="00F614D1" w:rsidRPr="00791B53">
              <w:rPr>
                <w:rFonts w:ascii="Times New Roman" w:eastAsia="宋体" w:hAnsi="Times New Roman"/>
                <w:color w:val="006666"/>
                <w:sz w:val="22"/>
                <w:szCs w:val="22"/>
              </w:rPr>
              <w:t>GET</w:t>
            </w:r>
            <w:r w:rsidRPr="00791B53">
              <w:rPr>
                <w:rFonts w:ascii="Times New Roman" w:eastAsia="宋体" w:hAnsi="Times New Roman"/>
                <w:color w:val="006666"/>
                <w:sz w:val="22"/>
                <w:szCs w:val="22"/>
              </w:rPr>
              <w:t>])</w:t>
            </w:r>
          </w:p>
          <w:p w14:paraId="1FE866B2" w14:textId="3A5E98BE" w:rsidR="000F0671" w:rsidRPr="00791B53" w:rsidRDefault="000F0671" w:rsidP="000F0671">
            <w:pPr>
              <w:rPr>
                <w:rFonts w:ascii="Times New Roman" w:eastAsia="宋体" w:hAnsi="Times New Roman"/>
                <w:color w:val="4F4F4F"/>
                <w:sz w:val="22"/>
                <w:szCs w:val="22"/>
              </w:rPr>
            </w:pPr>
            <w:r w:rsidRPr="00791B53">
              <w:rPr>
                <w:rFonts w:ascii="Times New Roman" w:eastAsia="宋体" w:hAnsi="Times New Roman"/>
                <w:color w:val="000088"/>
                <w:sz w:val="22"/>
                <w:szCs w:val="22"/>
              </w:rPr>
              <w:t>def</w:t>
            </w:r>
            <w:r w:rsidRPr="00791B53">
              <w:rPr>
                <w:rFonts w:ascii="Times New Roman" w:eastAsia="宋体" w:hAnsi="Times New Roman"/>
                <w:color w:val="4F4F4F"/>
                <w:sz w:val="22"/>
                <w:szCs w:val="22"/>
              </w:rPr>
              <w:t xml:space="preserve"> </w:t>
            </w:r>
            <w:proofErr w:type="spellStart"/>
            <w:r w:rsidR="0080589C" w:rsidRPr="00791B53">
              <w:rPr>
                <w:rFonts w:ascii="Times New Roman" w:hAnsi="Times New Roman"/>
                <w:sz w:val="22"/>
                <w:szCs w:val="22"/>
              </w:rPr>
              <w:t>GetUserInfo</w:t>
            </w:r>
            <w:proofErr w:type="spellEnd"/>
            <w:r w:rsidR="007B73A5" w:rsidRPr="00791B53">
              <w:rPr>
                <w:rFonts w:ascii="Times New Roman" w:eastAsia="宋体" w:hAnsi="Times New Roman"/>
                <w:color w:val="4F4F4F"/>
                <w:sz w:val="22"/>
                <w:szCs w:val="22"/>
              </w:rPr>
              <w:t>()</w:t>
            </w:r>
            <w:r w:rsidRPr="00791B53">
              <w:rPr>
                <w:rFonts w:ascii="Times New Roman" w:eastAsia="宋体" w:hAnsi="Times New Roman"/>
                <w:color w:val="4F4F4F"/>
                <w:sz w:val="22"/>
                <w:szCs w:val="22"/>
              </w:rPr>
              <w:t>:</w:t>
            </w:r>
          </w:p>
          <w:p w14:paraId="0D463728" w14:textId="0198B7D7" w:rsidR="000F0671" w:rsidRPr="00791B53" w:rsidRDefault="00425838" w:rsidP="00665DEE">
            <w:pPr>
              <w:ind w:firstLineChars="100" w:firstLine="240"/>
              <w:rPr>
                <w:rFonts w:ascii="Times New Roman" w:hAnsi="Times New Roman"/>
              </w:rPr>
            </w:pPr>
            <w:r w:rsidRPr="00791B53">
              <w:rPr>
                <w:rFonts w:ascii="Times New Roman" w:hAnsi="Times New Roman"/>
              </w:rPr>
              <w:t xml:space="preserve">EmailAddress = </w:t>
            </w:r>
            <w:proofErr w:type="spellStart"/>
            <w:r w:rsidRPr="00791B53">
              <w:rPr>
                <w:rFonts w:ascii="Times New Roman" w:hAnsi="Times New Roman"/>
              </w:rPr>
              <w:t>request.args.get</w:t>
            </w:r>
            <w:proofErr w:type="spellEnd"/>
            <w:r w:rsidRPr="00791B53">
              <w:rPr>
                <w:rFonts w:ascii="Times New Roman" w:hAnsi="Times New Roman"/>
              </w:rPr>
              <w:t>(“EmailAddress”) or “N/A”</w:t>
            </w:r>
          </w:p>
          <w:p w14:paraId="0347D42B" w14:textId="2E3298F4" w:rsidR="000F0671" w:rsidRPr="00791B53" w:rsidRDefault="000F0671" w:rsidP="00665DEE">
            <w:pPr>
              <w:ind w:firstLineChars="100" w:firstLine="220"/>
              <w:rPr>
                <w:rFonts w:ascii="Times New Roman" w:eastAsia="宋体" w:hAnsi="Times New Roman"/>
                <w:sz w:val="22"/>
                <w:szCs w:val="22"/>
              </w:rPr>
            </w:pPr>
            <w:r w:rsidRPr="00791B53">
              <w:rPr>
                <w:rFonts w:ascii="Times New Roman" w:eastAsia="宋体" w:hAnsi="Times New Roman"/>
                <w:sz w:val="22"/>
                <w:szCs w:val="22"/>
              </w:rPr>
              <w:t>…</w:t>
            </w:r>
          </w:p>
          <w:p w14:paraId="35B64F7A" w14:textId="75A334B5" w:rsidR="009D262C" w:rsidRPr="00791B53" w:rsidRDefault="000F0671" w:rsidP="00FE2A26">
            <w:pPr>
              <w:ind w:firstLineChars="100" w:firstLine="220"/>
              <w:rPr>
                <w:rFonts w:ascii="Times New Roman" w:hAnsi="Times New Roman"/>
              </w:rPr>
            </w:pPr>
            <w:r w:rsidRPr="00791B53">
              <w:rPr>
                <w:rFonts w:ascii="Times New Roman" w:eastAsia="宋体" w:hAnsi="Times New Roman"/>
                <w:sz w:val="22"/>
                <w:szCs w:val="22"/>
              </w:rPr>
              <w:lastRenderedPageBreak/>
              <w:t>return return_data</w:t>
            </w:r>
          </w:p>
        </w:tc>
      </w:tr>
    </w:tbl>
    <w:p w14:paraId="484A4A0F" w14:textId="77777777" w:rsidR="009D262C" w:rsidRPr="00791B53" w:rsidRDefault="009D262C" w:rsidP="009D262C">
      <w:pPr>
        <w:shd w:val="clear" w:color="auto" w:fill="FFFFFF"/>
        <w:outlineLvl w:val="3"/>
        <w:rPr>
          <w:rFonts w:ascii="Times New Roman" w:eastAsia="宋体" w:hAnsi="Times New Roman"/>
          <w:b/>
          <w:bCs/>
          <w:color w:val="2A2B2E"/>
          <w:sz w:val="36"/>
          <w:szCs w:val="36"/>
        </w:rPr>
      </w:pPr>
    </w:p>
    <w:p w14:paraId="650808B3" w14:textId="790C4342" w:rsidR="009D262C" w:rsidRPr="00791B53" w:rsidRDefault="009D262C" w:rsidP="009D262C">
      <w:pPr>
        <w:shd w:val="clear" w:color="auto" w:fill="FFFFFF"/>
        <w:outlineLvl w:val="3"/>
        <w:rPr>
          <w:rFonts w:ascii="Times New Roman" w:eastAsia="宋体" w:hAnsi="Times New Roman"/>
          <w:b/>
          <w:bCs/>
          <w:color w:val="8EAADB" w:themeColor="accent1" w:themeTint="99"/>
          <w:sz w:val="48"/>
          <w:szCs w:val="48"/>
        </w:rPr>
      </w:pPr>
      <w:r w:rsidRPr="00791B53">
        <w:rPr>
          <w:rFonts w:ascii="Times New Roman" w:eastAsia="宋体" w:hAnsi="Times New Roman"/>
          <w:b/>
          <w:bCs/>
          <w:color w:val="8EAADB" w:themeColor="accent1" w:themeTint="99"/>
          <w:sz w:val="36"/>
          <w:szCs w:val="36"/>
        </w:rPr>
        <w:t xml:space="preserve">Send </w:t>
      </w:r>
      <w:r w:rsidR="00B639D4" w:rsidRPr="00791B53">
        <w:rPr>
          <w:rFonts w:ascii="Times New Roman" w:eastAsia="宋体" w:hAnsi="Times New Roman"/>
          <w:b/>
          <w:bCs/>
          <w:color w:val="8EAADB" w:themeColor="accent1" w:themeTint="99"/>
          <w:sz w:val="36"/>
          <w:szCs w:val="36"/>
        </w:rPr>
        <w:t xml:space="preserve">a </w:t>
      </w:r>
      <w:r w:rsidRPr="00791B53">
        <w:rPr>
          <w:rFonts w:ascii="Times New Roman" w:eastAsia="宋体" w:hAnsi="Times New Roman"/>
          <w:b/>
          <w:bCs/>
          <w:color w:val="8EAADB" w:themeColor="accent1" w:themeTint="99"/>
          <w:sz w:val="36"/>
          <w:szCs w:val="36"/>
        </w:rPr>
        <w:t>Private Message</w:t>
      </w:r>
    </w:p>
    <w:tbl>
      <w:tblPr>
        <w:tblStyle w:val="a4"/>
        <w:tblW w:w="9360" w:type="dxa"/>
        <w:tblLayout w:type="fixed"/>
        <w:tblLook w:val="06A0" w:firstRow="1" w:lastRow="0" w:firstColumn="1" w:lastColumn="0" w:noHBand="1" w:noVBand="1"/>
      </w:tblPr>
      <w:tblGrid>
        <w:gridCol w:w="1110"/>
        <w:gridCol w:w="390"/>
        <w:gridCol w:w="2039"/>
        <w:gridCol w:w="856"/>
        <w:gridCol w:w="4965"/>
      </w:tblGrid>
      <w:tr w:rsidR="009D262C" w:rsidRPr="00791B53" w14:paraId="70010857" w14:textId="77777777" w:rsidTr="00FA5F58">
        <w:trPr>
          <w:trHeight w:val="300"/>
        </w:trPr>
        <w:tc>
          <w:tcPr>
            <w:tcW w:w="1110" w:type="dxa"/>
            <w:shd w:val="clear" w:color="auto" w:fill="D9D9D9" w:themeFill="background1" w:themeFillShade="D9"/>
          </w:tcPr>
          <w:p w14:paraId="0042A069" w14:textId="71378C74" w:rsidR="009D262C" w:rsidRPr="00791B53" w:rsidRDefault="00FB0042" w:rsidP="00FA5F58">
            <w:pPr>
              <w:rPr>
                <w:rFonts w:ascii="Times New Roman" w:hAnsi="Times New Roman"/>
              </w:rPr>
            </w:pPr>
            <w:r w:rsidRPr="00791B53">
              <w:rPr>
                <w:rFonts w:ascii="Times New Roman" w:hAnsi="Times New Roman"/>
              </w:rPr>
              <w:t>POST</w:t>
            </w:r>
          </w:p>
        </w:tc>
        <w:tc>
          <w:tcPr>
            <w:tcW w:w="8250" w:type="dxa"/>
            <w:gridSpan w:val="4"/>
          </w:tcPr>
          <w:p w14:paraId="17108668" w14:textId="37DF24FF" w:rsidR="009D262C" w:rsidRPr="00791B53" w:rsidRDefault="009D262C" w:rsidP="00FA5F58">
            <w:pPr>
              <w:tabs>
                <w:tab w:val="center" w:pos="4017"/>
              </w:tabs>
              <w:rPr>
                <w:rFonts w:ascii="Times New Roman" w:hAnsi="Times New Roman"/>
              </w:rPr>
            </w:pPr>
            <w:r w:rsidRPr="00791B53">
              <w:rPr>
                <w:rFonts w:ascii="Times New Roman" w:hAnsi="Times New Roman"/>
              </w:rPr>
              <w:t>/send-message</w:t>
            </w:r>
          </w:p>
        </w:tc>
      </w:tr>
      <w:tr w:rsidR="00DD1309" w:rsidRPr="00791B53" w14:paraId="6FB5B6B5" w14:textId="77777777" w:rsidTr="00FA5F58">
        <w:trPr>
          <w:trHeight w:val="300"/>
        </w:trPr>
        <w:tc>
          <w:tcPr>
            <w:tcW w:w="1110" w:type="dxa"/>
            <w:shd w:val="clear" w:color="auto" w:fill="D9D9D9" w:themeFill="background1" w:themeFillShade="D9"/>
          </w:tcPr>
          <w:p w14:paraId="62D60C59" w14:textId="1D1DC21E" w:rsidR="00DD1309" w:rsidRPr="00791B53" w:rsidRDefault="00A10F8A" w:rsidP="00FA5F58">
            <w:pPr>
              <w:rPr>
                <w:rFonts w:ascii="Times New Roman" w:hAnsi="Times New Roman"/>
              </w:rPr>
            </w:pPr>
            <w:r w:rsidRPr="00791B53">
              <w:rPr>
                <w:rFonts w:ascii="Times New Roman" w:hAnsi="Times New Roman"/>
              </w:rPr>
              <w:t>Input</w:t>
            </w:r>
          </w:p>
        </w:tc>
        <w:tc>
          <w:tcPr>
            <w:tcW w:w="8250" w:type="dxa"/>
            <w:gridSpan w:val="4"/>
          </w:tcPr>
          <w:p w14:paraId="69D60B52" w14:textId="77777777" w:rsidR="00C90A74" w:rsidRPr="00791B53" w:rsidRDefault="00C90A74" w:rsidP="00FA5F58">
            <w:pPr>
              <w:tabs>
                <w:tab w:val="center" w:pos="4017"/>
              </w:tabs>
              <w:rPr>
                <w:rFonts w:ascii="Times New Roman" w:hAnsi="Times New Roman"/>
              </w:rPr>
            </w:pPr>
            <w:r w:rsidRPr="00791B53">
              <w:rPr>
                <w:rFonts w:ascii="Times New Roman" w:hAnsi="Times New Roman"/>
              </w:rPr>
              <w:t>{</w:t>
            </w:r>
          </w:p>
          <w:p w14:paraId="06CAFC71" w14:textId="7D834E99" w:rsidR="00C90A74" w:rsidRPr="00791B53" w:rsidRDefault="00E15377" w:rsidP="00FA5F58">
            <w:pPr>
              <w:tabs>
                <w:tab w:val="center" w:pos="4017"/>
              </w:tabs>
              <w:rPr>
                <w:rFonts w:ascii="Times New Roman" w:hAnsi="Times New Roman"/>
              </w:rPr>
            </w:pPr>
            <w:r w:rsidRPr="00791B53">
              <w:rPr>
                <w:rFonts w:ascii="Times New Roman" w:hAnsi="Times New Roman"/>
              </w:rPr>
              <w:t xml:space="preserve">  “Send</w:t>
            </w:r>
            <w:r w:rsidR="004A1865" w:rsidRPr="00791B53">
              <w:rPr>
                <w:rFonts w:ascii="Times New Roman" w:hAnsi="Times New Roman"/>
              </w:rPr>
              <w:t>er</w:t>
            </w:r>
            <w:r w:rsidRPr="00791B53">
              <w:rPr>
                <w:rFonts w:ascii="Times New Roman" w:hAnsi="Times New Roman"/>
              </w:rPr>
              <w:t>”</w:t>
            </w:r>
            <w:r w:rsidR="00D622F9" w:rsidRPr="00791B53">
              <w:rPr>
                <w:rFonts w:ascii="Times New Roman" w:hAnsi="Times New Roman"/>
              </w:rPr>
              <w:t>:</w:t>
            </w:r>
            <w:r w:rsidR="00DB5971" w:rsidRPr="00791B53">
              <w:rPr>
                <w:rFonts w:ascii="Times New Roman" w:hAnsi="Times New Roman"/>
              </w:rPr>
              <w:t xml:space="preserve"> </w:t>
            </w:r>
            <w:r w:rsidR="00D622F9" w:rsidRPr="00791B53">
              <w:rPr>
                <w:rFonts w:ascii="Times New Roman" w:hAnsi="Times New Roman"/>
              </w:rPr>
              <w:t>EmailAddress</w:t>
            </w:r>
            <w:r w:rsidR="008B6E7F" w:rsidRPr="00791B53">
              <w:rPr>
                <w:rFonts w:ascii="Times New Roman" w:hAnsi="Times New Roman"/>
              </w:rPr>
              <w:t>,</w:t>
            </w:r>
          </w:p>
          <w:p w14:paraId="5D0CC5F4" w14:textId="6A5BBE6F" w:rsidR="008B6E7F" w:rsidRPr="00791B53" w:rsidRDefault="00AA755D" w:rsidP="00FA5F58">
            <w:pPr>
              <w:tabs>
                <w:tab w:val="center" w:pos="4017"/>
              </w:tabs>
              <w:rPr>
                <w:rFonts w:ascii="Times New Roman" w:hAnsi="Times New Roman"/>
              </w:rPr>
            </w:pPr>
            <w:r w:rsidRPr="00791B53">
              <w:rPr>
                <w:rFonts w:ascii="Times New Roman" w:hAnsi="Times New Roman"/>
              </w:rPr>
              <w:t xml:space="preserve">  “Receiver”: EmailAddress</w:t>
            </w:r>
            <w:r w:rsidR="00384F46" w:rsidRPr="00791B53">
              <w:rPr>
                <w:rFonts w:ascii="Times New Roman" w:hAnsi="Times New Roman"/>
              </w:rPr>
              <w:t>,</w:t>
            </w:r>
          </w:p>
          <w:p w14:paraId="5EC760B8" w14:textId="143D3AB1" w:rsidR="00BC6D54" w:rsidRPr="00791B53" w:rsidRDefault="008C0F44" w:rsidP="00BC6D54">
            <w:pPr>
              <w:spacing w:line="259" w:lineRule="auto"/>
              <w:ind w:firstLineChars="100" w:firstLine="240"/>
              <w:rPr>
                <w:rFonts w:ascii="Times New Roman" w:eastAsia="宋体" w:hAnsi="Times New Roman"/>
              </w:rPr>
            </w:pPr>
            <w:r w:rsidRPr="00791B53">
              <w:rPr>
                <w:rFonts w:ascii="Times New Roman" w:hAnsi="Times New Roman"/>
              </w:rPr>
              <w:t>“</w:t>
            </w:r>
            <w:r w:rsidR="00404E6D" w:rsidRPr="00791B53">
              <w:rPr>
                <w:rFonts w:ascii="Times New Roman" w:hAnsi="Times New Roman"/>
              </w:rPr>
              <w:t>Content</w:t>
            </w:r>
            <w:r w:rsidRPr="00791B53">
              <w:rPr>
                <w:rFonts w:ascii="Times New Roman" w:hAnsi="Times New Roman"/>
              </w:rPr>
              <w:t>”</w:t>
            </w:r>
            <w:r w:rsidR="00B62046" w:rsidRPr="00791B53">
              <w:rPr>
                <w:rFonts w:ascii="Times New Roman" w:hAnsi="Times New Roman"/>
              </w:rPr>
              <w:t>:</w:t>
            </w:r>
          </w:p>
          <w:p w14:paraId="21D65959" w14:textId="77777777" w:rsidR="00BC6D54" w:rsidRPr="00791B53" w:rsidRDefault="00BC6D54" w:rsidP="00C903E3">
            <w:pPr>
              <w:spacing w:line="259" w:lineRule="auto"/>
              <w:ind w:firstLineChars="200" w:firstLine="480"/>
              <w:rPr>
                <w:rFonts w:ascii="Times New Roman" w:eastAsia="宋体" w:hAnsi="Times New Roman"/>
              </w:rPr>
            </w:pPr>
            <w:r w:rsidRPr="00791B53">
              <w:rPr>
                <w:rFonts w:ascii="Times New Roman" w:eastAsia="宋体" w:hAnsi="Times New Roman"/>
              </w:rPr>
              <w:t>{</w:t>
            </w:r>
          </w:p>
          <w:p w14:paraId="372E7164" w14:textId="496C0AC3" w:rsidR="00BC6D54" w:rsidRPr="00791B53" w:rsidRDefault="00BC6D54" w:rsidP="00C903E3">
            <w:pPr>
              <w:spacing w:line="259" w:lineRule="auto"/>
              <w:ind w:firstLineChars="300" w:firstLine="720"/>
              <w:rPr>
                <w:rFonts w:ascii="Times New Roman" w:eastAsia="宋体" w:hAnsi="Times New Roman"/>
              </w:rPr>
            </w:pPr>
            <w:r w:rsidRPr="00791B53">
              <w:rPr>
                <w:rFonts w:ascii="Times New Roman" w:eastAsia="宋体" w:hAnsi="Times New Roman"/>
              </w:rPr>
              <w:t>“Text”: Text</w:t>
            </w:r>
            <w:r w:rsidR="00B2106D" w:rsidRPr="00791B53">
              <w:rPr>
                <w:rFonts w:ascii="Times New Roman" w:eastAsia="宋体" w:hAnsi="Times New Roman"/>
              </w:rPr>
              <w:t>,</w:t>
            </w:r>
          </w:p>
          <w:p w14:paraId="12F1136A" w14:textId="18E7545E" w:rsidR="00261823" w:rsidRPr="00791B53" w:rsidRDefault="00BC6D54" w:rsidP="00C903E3">
            <w:pPr>
              <w:spacing w:line="259" w:lineRule="auto"/>
              <w:ind w:firstLineChars="300" w:firstLine="720"/>
              <w:rPr>
                <w:rFonts w:ascii="Times New Roman" w:eastAsia="宋体" w:hAnsi="Times New Roman"/>
              </w:rPr>
            </w:pPr>
            <w:r w:rsidRPr="00791B53">
              <w:rPr>
                <w:rFonts w:ascii="Times New Roman" w:eastAsia="宋体" w:hAnsi="Times New Roman"/>
              </w:rPr>
              <w:t>“Image”: Image</w:t>
            </w:r>
            <w:r w:rsidR="00B2106D" w:rsidRPr="00791B53">
              <w:rPr>
                <w:rFonts w:ascii="Times New Roman" w:eastAsia="宋体" w:hAnsi="Times New Roman"/>
              </w:rPr>
              <w:t>,</w:t>
            </w:r>
          </w:p>
          <w:p w14:paraId="78108C8D" w14:textId="2EBF6F86" w:rsidR="00C94F0B" w:rsidRPr="00791B53" w:rsidRDefault="00BC6D54" w:rsidP="00C903E3">
            <w:pPr>
              <w:spacing w:line="259" w:lineRule="auto"/>
              <w:ind w:firstLineChars="200" w:firstLine="480"/>
              <w:rPr>
                <w:rFonts w:ascii="Times New Roman" w:eastAsia="宋体" w:hAnsi="Times New Roman"/>
              </w:rPr>
            </w:pPr>
            <w:r w:rsidRPr="00791B53">
              <w:rPr>
                <w:rFonts w:ascii="Times New Roman" w:eastAsia="宋体" w:hAnsi="Times New Roman"/>
              </w:rPr>
              <w:t>},</w:t>
            </w:r>
          </w:p>
          <w:p w14:paraId="48A4A75F" w14:textId="58C77CEE" w:rsidR="00DD1309" w:rsidRPr="00791B53" w:rsidRDefault="00C90A74" w:rsidP="00CB6C9E">
            <w:pPr>
              <w:tabs>
                <w:tab w:val="center" w:pos="4017"/>
              </w:tabs>
              <w:rPr>
                <w:rFonts w:ascii="Times New Roman" w:hAnsi="Times New Roman"/>
              </w:rPr>
            </w:pPr>
            <w:r w:rsidRPr="00791B53">
              <w:rPr>
                <w:rFonts w:ascii="Times New Roman" w:hAnsi="Times New Roman"/>
              </w:rPr>
              <w:t>}</w:t>
            </w:r>
          </w:p>
        </w:tc>
      </w:tr>
      <w:tr w:rsidR="009D262C" w:rsidRPr="00791B53" w14:paraId="7A3DE80F" w14:textId="77777777" w:rsidTr="00FA5F58">
        <w:tc>
          <w:tcPr>
            <w:tcW w:w="9360" w:type="dxa"/>
            <w:gridSpan w:val="5"/>
          </w:tcPr>
          <w:p w14:paraId="72A9E187" w14:textId="10AAE7C0" w:rsidR="009D262C" w:rsidRPr="00791B53" w:rsidRDefault="009D262C" w:rsidP="00FA5F58">
            <w:pPr>
              <w:rPr>
                <w:rFonts w:ascii="Times New Roman" w:hAnsi="Times New Roman"/>
              </w:rPr>
            </w:pPr>
            <w:r w:rsidRPr="00791B53">
              <w:rPr>
                <w:rFonts w:ascii="Times New Roman" w:hAnsi="Times New Roman"/>
              </w:rPr>
              <w:t xml:space="preserve">Send </w:t>
            </w:r>
            <w:r w:rsidR="00870B28" w:rsidRPr="00791B53">
              <w:rPr>
                <w:rFonts w:ascii="Times New Roman" w:hAnsi="Times New Roman"/>
              </w:rPr>
              <w:t>one single</w:t>
            </w:r>
            <w:r w:rsidR="00B639D4" w:rsidRPr="00791B53">
              <w:rPr>
                <w:rFonts w:ascii="Times New Roman" w:hAnsi="Times New Roman"/>
              </w:rPr>
              <w:t xml:space="preserve"> </w:t>
            </w:r>
            <w:r w:rsidRPr="00791B53">
              <w:rPr>
                <w:rFonts w:ascii="Times New Roman" w:hAnsi="Times New Roman"/>
              </w:rPr>
              <w:t xml:space="preserve">private message to </w:t>
            </w:r>
            <w:r w:rsidR="003D4FD1" w:rsidRPr="00791B53">
              <w:rPr>
                <w:rFonts w:ascii="Times New Roman" w:hAnsi="Times New Roman"/>
              </w:rPr>
              <w:t>one</w:t>
            </w:r>
            <w:r w:rsidRPr="00791B53">
              <w:rPr>
                <w:rFonts w:ascii="Times New Roman" w:hAnsi="Times New Roman"/>
              </w:rPr>
              <w:t xml:space="preserve"> target user.</w:t>
            </w:r>
            <w:r w:rsidR="00413B41" w:rsidRPr="00791B53">
              <w:rPr>
                <w:rFonts w:ascii="Times New Roman" w:hAnsi="Times New Roman"/>
              </w:rPr>
              <w:t xml:space="preserve"> </w:t>
            </w:r>
            <w:r w:rsidR="00B639D4" w:rsidRPr="00791B53">
              <w:rPr>
                <w:rFonts w:ascii="Times New Roman" w:hAnsi="Times New Roman"/>
              </w:rPr>
              <w:t>The server</w:t>
            </w:r>
            <w:r w:rsidR="001E4DF8" w:rsidRPr="00791B53">
              <w:rPr>
                <w:rFonts w:ascii="Times New Roman" w:hAnsi="Times New Roman"/>
              </w:rPr>
              <w:t xml:space="preserve"> will add </w:t>
            </w:r>
            <w:r w:rsidR="00B639D4" w:rsidRPr="00791B53">
              <w:rPr>
                <w:rFonts w:ascii="Times New Roman" w:hAnsi="Times New Roman"/>
              </w:rPr>
              <w:t xml:space="preserve">a </w:t>
            </w:r>
            <w:r w:rsidR="001E4DF8" w:rsidRPr="00791B53">
              <w:rPr>
                <w:rFonts w:ascii="Times New Roman" w:hAnsi="Times New Roman"/>
              </w:rPr>
              <w:t xml:space="preserve">timestamp to </w:t>
            </w:r>
            <w:r w:rsidR="00B639D4" w:rsidRPr="00791B53">
              <w:rPr>
                <w:rFonts w:ascii="Times New Roman" w:hAnsi="Times New Roman"/>
              </w:rPr>
              <w:t xml:space="preserve">the </w:t>
            </w:r>
            <w:r w:rsidR="001E4DF8" w:rsidRPr="00791B53">
              <w:rPr>
                <w:rFonts w:ascii="Times New Roman" w:hAnsi="Times New Roman"/>
              </w:rPr>
              <w:t>message.</w:t>
            </w:r>
            <w:r w:rsidR="00D769A9" w:rsidRPr="00791B53">
              <w:rPr>
                <w:rFonts w:ascii="Times New Roman" w:hAnsi="Times New Roman"/>
              </w:rPr>
              <w:t xml:space="preserve"> </w:t>
            </w:r>
            <w:r w:rsidR="0031132C" w:rsidRPr="00791B53">
              <w:rPr>
                <w:rFonts w:ascii="Times New Roman" w:hAnsi="Times New Roman"/>
              </w:rPr>
              <w:t xml:space="preserve">Return </w:t>
            </w:r>
            <w:r w:rsidR="006C1E16" w:rsidRPr="00791B53">
              <w:rPr>
                <w:rFonts w:ascii="Times New Roman" w:hAnsi="Times New Roman"/>
              </w:rPr>
              <w:t>acknowledges</w:t>
            </w:r>
            <w:r w:rsidR="0031132C" w:rsidRPr="00791B53">
              <w:rPr>
                <w:rFonts w:ascii="Times New Roman" w:hAnsi="Times New Roman"/>
              </w:rPr>
              <w:t xml:space="preserve"> or error</w:t>
            </w:r>
          </w:p>
        </w:tc>
      </w:tr>
      <w:tr w:rsidR="009D262C" w:rsidRPr="00791B53" w14:paraId="775D80E6" w14:textId="77777777" w:rsidTr="00FA5F58">
        <w:tc>
          <w:tcPr>
            <w:tcW w:w="9360" w:type="dxa"/>
            <w:gridSpan w:val="5"/>
            <w:shd w:val="clear" w:color="auto" w:fill="D9D9D9" w:themeFill="background1" w:themeFillShade="D9"/>
          </w:tcPr>
          <w:p w14:paraId="33FC7692" w14:textId="77777777" w:rsidR="009D262C" w:rsidRPr="00791B53" w:rsidRDefault="009D262C" w:rsidP="00FA5F58">
            <w:pPr>
              <w:rPr>
                <w:rFonts w:ascii="Times New Roman" w:hAnsi="Times New Roman"/>
              </w:rPr>
            </w:pPr>
            <w:r w:rsidRPr="00791B53">
              <w:rPr>
                <w:rFonts w:ascii="Times New Roman" w:hAnsi="Times New Roman"/>
              </w:rPr>
              <w:t>Parameters</w:t>
            </w:r>
          </w:p>
        </w:tc>
      </w:tr>
      <w:tr w:rsidR="009D262C" w:rsidRPr="00791B53" w14:paraId="2BFAB7A7" w14:textId="77777777" w:rsidTr="00FA5F58">
        <w:trPr>
          <w:trHeight w:val="315"/>
        </w:trPr>
        <w:tc>
          <w:tcPr>
            <w:tcW w:w="1500" w:type="dxa"/>
            <w:gridSpan w:val="2"/>
            <w:shd w:val="clear" w:color="auto" w:fill="F2F2F2" w:themeFill="background1" w:themeFillShade="F2"/>
          </w:tcPr>
          <w:p w14:paraId="5926EACB" w14:textId="77777777" w:rsidR="009D262C" w:rsidRPr="00791B53" w:rsidRDefault="009D262C" w:rsidP="00FA5F58">
            <w:pPr>
              <w:rPr>
                <w:rFonts w:ascii="Times New Roman" w:hAnsi="Times New Roman"/>
              </w:rPr>
            </w:pPr>
            <w:r w:rsidRPr="00791B53">
              <w:rPr>
                <w:rFonts w:ascii="Times New Roman" w:hAnsi="Times New Roman"/>
              </w:rPr>
              <w:t>Name</w:t>
            </w:r>
          </w:p>
        </w:tc>
        <w:tc>
          <w:tcPr>
            <w:tcW w:w="2039" w:type="dxa"/>
            <w:shd w:val="clear" w:color="auto" w:fill="F2F2F2" w:themeFill="background1" w:themeFillShade="F2"/>
          </w:tcPr>
          <w:p w14:paraId="450A55AC" w14:textId="77777777" w:rsidR="009D262C" w:rsidRPr="00791B53" w:rsidRDefault="009D262C" w:rsidP="00FA5F58">
            <w:pPr>
              <w:rPr>
                <w:rFonts w:ascii="Times New Roman" w:hAnsi="Times New Roman"/>
              </w:rPr>
            </w:pPr>
            <w:r w:rsidRPr="00791B53">
              <w:rPr>
                <w:rFonts w:ascii="Times New Roman" w:hAnsi="Times New Roman"/>
              </w:rPr>
              <w:t>Data type</w:t>
            </w:r>
          </w:p>
        </w:tc>
        <w:tc>
          <w:tcPr>
            <w:tcW w:w="856" w:type="dxa"/>
            <w:shd w:val="clear" w:color="auto" w:fill="F2F2F2" w:themeFill="background1" w:themeFillShade="F2"/>
          </w:tcPr>
          <w:p w14:paraId="38857EDA" w14:textId="77777777" w:rsidR="009D262C" w:rsidRPr="00791B53" w:rsidRDefault="009D262C" w:rsidP="00FA5F58">
            <w:pPr>
              <w:rPr>
                <w:rFonts w:ascii="Times New Roman" w:hAnsi="Times New Roman"/>
              </w:rPr>
            </w:pPr>
            <w:r w:rsidRPr="00791B53">
              <w:rPr>
                <w:rFonts w:ascii="Times New Roman" w:hAnsi="Times New Roman"/>
              </w:rPr>
              <w:t>Mandatory</w:t>
            </w:r>
          </w:p>
        </w:tc>
        <w:tc>
          <w:tcPr>
            <w:tcW w:w="4965" w:type="dxa"/>
            <w:shd w:val="clear" w:color="auto" w:fill="F2F2F2" w:themeFill="background1" w:themeFillShade="F2"/>
          </w:tcPr>
          <w:p w14:paraId="74604317" w14:textId="77777777" w:rsidR="009D262C" w:rsidRPr="00791B53" w:rsidRDefault="009D262C" w:rsidP="00FA5F58">
            <w:pPr>
              <w:rPr>
                <w:rFonts w:ascii="Times New Roman" w:hAnsi="Times New Roman"/>
              </w:rPr>
            </w:pPr>
            <w:r w:rsidRPr="00791B53">
              <w:rPr>
                <w:rFonts w:ascii="Times New Roman" w:hAnsi="Times New Roman"/>
              </w:rPr>
              <w:t>Description</w:t>
            </w:r>
          </w:p>
        </w:tc>
      </w:tr>
      <w:tr w:rsidR="009D262C" w:rsidRPr="00791B53" w14:paraId="77471BC0" w14:textId="77777777" w:rsidTr="00FA5F58">
        <w:tc>
          <w:tcPr>
            <w:tcW w:w="1500" w:type="dxa"/>
            <w:gridSpan w:val="2"/>
          </w:tcPr>
          <w:p w14:paraId="4C644388" w14:textId="3B1E4B32" w:rsidR="009D262C" w:rsidRPr="00791B53" w:rsidRDefault="004C1421" w:rsidP="00FA5F58">
            <w:pPr>
              <w:rPr>
                <w:rFonts w:ascii="Times New Roman" w:hAnsi="Times New Roman"/>
              </w:rPr>
            </w:pPr>
            <w:r w:rsidRPr="00791B53">
              <w:rPr>
                <w:rFonts w:ascii="Times New Roman" w:hAnsi="Times New Roman"/>
              </w:rPr>
              <w:t>Sender</w:t>
            </w:r>
          </w:p>
        </w:tc>
        <w:tc>
          <w:tcPr>
            <w:tcW w:w="2039" w:type="dxa"/>
          </w:tcPr>
          <w:p w14:paraId="3D7F8548" w14:textId="1B1B7C3E" w:rsidR="009D262C" w:rsidRPr="00791B53" w:rsidRDefault="004E49CD" w:rsidP="00FA5F58">
            <w:pPr>
              <w:rPr>
                <w:rFonts w:ascii="Times New Roman" w:hAnsi="Times New Roman"/>
              </w:rPr>
            </w:pPr>
            <w:r w:rsidRPr="00791B53">
              <w:rPr>
                <w:rFonts w:ascii="Times New Roman" w:hAnsi="Times New Roman"/>
              </w:rPr>
              <w:t>EmailAddress</w:t>
            </w:r>
          </w:p>
        </w:tc>
        <w:tc>
          <w:tcPr>
            <w:tcW w:w="856" w:type="dxa"/>
          </w:tcPr>
          <w:p w14:paraId="602902EE" w14:textId="4044E322" w:rsidR="009D262C" w:rsidRPr="00791B53" w:rsidRDefault="00B66B8D" w:rsidP="00FA5F58">
            <w:pPr>
              <w:rPr>
                <w:rFonts w:ascii="Times New Roman" w:hAnsi="Times New Roman"/>
              </w:rPr>
            </w:pPr>
            <w:r w:rsidRPr="00791B53">
              <w:rPr>
                <w:rFonts w:ascii="Times New Roman" w:hAnsi="Times New Roman"/>
              </w:rPr>
              <w:t>yes</w:t>
            </w:r>
          </w:p>
        </w:tc>
        <w:tc>
          <w:tcPr>
            <w:tcW w:w="4965" w:type="dxa"/>
          </w:tcPr>
          <w:p w14:paraId="20625442" w14:textId="387F4C29" w:rsidR="009D262C" w:rsidRPr="00791B53" w:rsidRDefault="00AC54E2" w:rsidP="00FA5F58">
            <w:pPr>
              <w:rPr>
                <w:rFonts w:ascii="Times New Roman" w:hAnsi="Times New Roman"/>
              </w:rPr>
            </w:pPr>
            <w:r w:rsidRPr="00791B53">
              <w:rPr>
                <w:rFonts w:ascii="Times New Roman" w:hAnsi="Times New Roman"/>
              </w:rPr>
              <w:t>Send message</w:t>
            </w:r>
            <w:r w:rsidR="003D66B4" w:rsidRPr="00791B53">
              <w:rPr>
                <w:rFonts w:ascii="Times New Roman" w:hAnsi="Times New Roman"/>
              </w:rPr>
              <w:t>s</w:t>
            </w:r>
            <w:r w:rsidR="00DA32E6" w:rsidRPr="00791B53">
              <w:rPr>
                <w:rFonts w:ascii="Times New Roman" w:hAnsi="Times New Roman"/>
              </w:rPr>
              <w:t>.</w:t>
            </w:r>
          </w:p>
        </w:tc>
      </w:tr>
      <w:tr w:rsidR="004C1421" w:rsidRPr="00791B53" w14:paraId="2E8603BF" w14:textId="77777777" w:rsidTr="00FA5F58">
        <w:tc>
          <w:tcPr>
            <w:tcW w:w="1500" w:type="dxa"/>
            <w:gridSpan w:val="2"/>
          </w:tcPr>
          <w:p w14:paraId="396E0EA0" w14:textId="75AF3742" w:rsidR="004C1421" w:rsidRPr="00791B53" w:rsidRDefault="00F57BF2" w:rsidP="00FA5F58">
            <w:pPr>
              <w:rPr>
                <w:rFonts w:ascii="Times New Roman" w:hAnsi="Times New Roman"/>
              </w:rPr>
            </w:pPr>
            <w:r w:rsidRPr="00791B53">
              <w:rPr>
                <w:rFonts w:ascii="Times New Roman" w:hAnsi="Times New Roman"/>
              </w:rPr>
              <w:t>Receiver</w:t>
            </w:r>
          </w:p>
        </w:tc>
        <w:tc>
          <w:tcPr>
            <w:tcW w:w="2039" w:type="dxa"/>
          </w:tcPr>
          <w:p w14:paraId="4E33D79B" w14:textId="42A07119" w:rsidR="004C1421" w:rsidRPr="00791B53" w:rsidRDefault="004E49CD" w:rsidP="00FA5F58">
            <w:pPr>
              <w:rPr>
                <w:rFonts w:ascii="Times New Roman" w:hAnsi="Times New Roman"/>
              </w:rPr>
            </w:pPr>
            <w:r w:rsidRPr="00791B53">
              <w:rPr>
                <w:rFonts w:ascii="Times New Roman" w:hAnsi="Times New Roman"/>
              </w:rPr>
              <w:t>EmailAddress</w:t>
            </w:r>
          </w:p>
        </w:tc>
        <w:tc>
          <w:tcPr>
            <w:tcW w:w="856" w:type="dxa"/>
          </w:tcPr>
          <w:p w14:paraId="35E33A17" w14:textId="1F6E4D53" w:rsidR="004C1421" w:rsidRPr="00791B53" w:rsidRDefault="00B66B8D" w:rsidP="00FA5F58">
            <w:pPr>
              <w:rPr>
                <w:rFonts w:ascii="Times New Roman" w:hAnsi="Times New Roman"/>
              </w:rPr>
            </w:pPr>
            <w:r w:rsidRPr="00791B53">
              <w:rPr>
                <w:rFonts w:ascii="Times New Roman" w:hAnsi="Times New Roman"/>
              </w:rPr>
              <w:t>yes</w:t>
            </w:r>
          </w:p>
        </w:tc>
        <w:tc>
          <w:tcPr>
            <w:tcW w:w="4965" w:type="dxa"/>
          </w:tcPr>
          <w:p w14:paraId="69384398" w14:textId="5F897CA2" w:rsidR="004C1421" w:rsidRPr="00791B53" w:rsidRDefault="00EB0ACE" w:rsidP="00FA5F58">
            <w:pPr>
              <w:rPr>
                <w:rFonts w:ascii="Times New Roman" w:hAnsi="Times New Roman"/>
              </w:rPr>
            </w:pPr>
            <w:r w:rsidRPr="00791B53">
              <w:rPr>
                <w:rFonts w:ascii="Times New Roman" w:hAnsi="Times New Roman"/>
              </w:rPr>
              <w:t xml:space="preserve">Receive </w:t>
            </w:r>
            <w:r w:rsidR="003D66B4" w:rsidRPr="00791B53">
              <w:rPr>
                <w:rFonts w:ascii="Times New Roman" w:hAnsi="Times New Roman"/>
              </w:rPr>
              <w:t>messages</w:t>
            </w:r>
            <w:r w:rsidR="00DA32E6" w:rsidRPr="00791B53">
              <w:rPr>
                <w:rFonts w:ascii="Times New Roman" w:hAnsi="Times New Roman"/>
              </w:rPr>
              <w:t>.</w:t>
            </w:r>
          </w:p>
        </w:tc>
      </w:tr>
      <w:tr w:rsidR="009D262C" w:rsidRPr="00791B53" w14:paraId="35AC8530" w14:textId="77777777" w:rsidTr="00E6354C">
        <w:trPr>
          <w:cantSplit/>
        </w:trPr>
        <w:tc>
          <w:tcPr>
            <w:tcW w:w="1500" w:type="dxa"/>
            <w:gridSpan w:val="2"/>
            <w:vAlign w:val="center"/>
          </w:tcPr>
          <w:p w14:paraId="7E00824B" w14:textId="4A8C1359" w:rsidR="009D262C" w:rsidRPr="00791B53" w:rsidRDefault="000E4312" w:rsidP="00FA5F58">
            <w:pPr>
              <w:rPr>
                <w:rFonts w:ascii="Times New Roman" w:hAnsi="Times New Roman"/>
              </w:rPr>
            </w:pPr>
            <w:r w:rsidRPr="00791B53">
              <w:rPr>
                <w:rFonts w:ascii="Times New Roman" w:hAnsi="Times New Roman"/>
              </w:rPr>
              <w:t>Content</w:t>
            </w:r>
          </w:p>
        </w:tc>
        <w:tc>
          <w:tcPr>
            <w:tcW w:w="2039" w:type="dxa"/>
            <w:vAlign w:val="center"/>
          </w:tcPr>
          <w:p w14:paraId="749366A9" w14:textId="6867C78C" w:rsidR="009D262C" w:rsidRPr="00791B53" w:rsidRDefault="009D262C" w:rsidP="00FA5F58">
            <w:pPr>
              <w:rPr>
                <w:rFonts w:ascii="Times New Roman" w:hAnsi="Times New Roman"/>
              </w:rPr>
            </w:pPr>
            <w:r w:rsidRPr="00791B53">
              <w:rPr>
                <w:rFonts w:ascii="Times New Roman" w:hAnsi="Times New Roman"/>
              </w:rPr>
              <w:t>{“Text”</w:t>
            </w:r>
            <w:r w:rsidR="001E5602" w:rsidRPr="00791B53">
              <w:rPr>
                <w:rFonts w:ascii="Times New Roman" w:hAnsi="Times New Roman"/>
              </w:rPr>
              <w:t>,” Image</w:t>
            </w:r>
            <w:r w:rsidRPr="00791B53">
              <w:rPr>
                <w:rFonts w:ascii="Times New Roman" w:hAnsi="Times New Roman"/>
              </w:rPr>
              <w:t xml:space="preserve">”} </w:t>
            </w:r>
          </w:p>
        </w:tc>
        <w:tc>
          <w:tcPr>
            <w:tcW w:w="856" w:type="dxa"/>
            <w:vAlign w:val="center"/>
          </w:tcPr>
          <w:p w14:paraId="55D6657E" w14:textId="77777777" w:rsidR="009D262C" w:rsidRPr="00791B53" w:rsidRDefault="009D262C" w:rsidP="00FA5F58">
            <w:pPr>
              <w:rPr>
                <w:rFonts w:ascii="Times New Roman" w:hAnsi="Times New Roman"/>
              </w:rPr>
            </w:pPr>
            <w:r w:rsidRPr="00791B53">
              <w:rPr>
                <w:rFonts w:ascii="Times New Roman" w:hAnsi="Times New Roman"/>
              </w:rPr>
              <w:t>yes</w:t>
            </w:r>
          </w:p>
        </w:tc>
        <w:tc>
          <w:tcPr>
            <w:tcW w:w="4965" w:type="dxa"/>
          </w:tcPr>
          <w:p w14:paraId="1D00759B" w14:textId="11FF364A" w:rsidR="009D262C" w:rsidRPr="00791B53" w:rsidRDefault="00B639D4" w:rsidP="00FA5F58">
            <w:pPr>
              <w:rPr>
                <w:rFonts w:ascii="Times New Roman" w:hAnsi="Times New Roman"/>
              </w:rPr>
            </w:pPr>
            <w:r w:rsidRPr="00791B53">
              <w:rPr>
                <w:rFonts w:ascii="Times New Roman" w:hAnsi="Times New Roman"/>
              </w:rPr>
              <w:t>The message</w:t>
            </w:r>
            <w:r w:rsidR="004A3AD2" w:rsidRPr="00791B53">
              <w:rPr>
                <w:rFonts w:ascii="Times New Roman" w:hAnsi="Times New Roman"/>
              </w:rPr>
              <w:t xml:space="preserve"> could be </w:t>
            </w:r>
            <w:r w:rsidR="007264F9" w:rsidRPr="00791B53">
              <w:rPr>
                <w:rFonts w:ascii="Times New Roman" w:hAnsi="Times New Roman"/>
              </w:rPr>
              <w:t>Text</w:t>
            </w:r>
            <w:r w:rsidR="004A3AD2" w:rsidRPr="00791B53">
              <w:rPr>
                <w:rFonts w:ascii="Times New Roman" w:hAnsi="Times New Roman"/>
              </w:rPr>
              <w:t xml:space="preserve"> or Images</w:t>
            </w:r>
            <w:r w:rsidR="001627E2" w:rsidRPr="00791B53">
              <w:rPr>
                <w:rFonts w:ascii="Times New Roman" w:hAnsi="Times New Roman"/>
              </w:rPr>
              <w:t>.</w:t>
            </w:r>
          </w:p>
        </w:tc>
      </w:tr>
      <w:tr w:rsidR="009D262C" w:rsidRPr="00791B53" w14:paraId="29369B00" w14:textId="77777777" w:rsidTr="00FA5F58">
        <w:tc>
          <w:tcPr>
            <w:tcW w:w="9360" w:type="dxa"/>
            <w:gridSpan w:val="5"/>
            <w:shd w:val="clear" w:color="auto" w:fill="D9D9D9" w:themeFill="background1" w:themeFillShade="D9"/>
          </w:tcPr>
          <w:p w14:paraId="367E6006" w14:textId="77777777" w:rsidR="009D262C" w:rsidRPr="00791B53" w:rsidRDefault="009D262C" w:rsidP="00FA5F58">
            <w:pPr>
              <w:spacing w:line="259" w:lineRule="auto"/>
              <w:rPr>
                <w:rFonts w:ascii="Times New Roman" w:hAnsi="Times New Roman"/>
              </w:rPr>
            </w:pPr>
            <w:r w:rsidRPr="00791B53">
              <w:rPr>
                <w:rFonts w:ascii="Times New Roman" w:hAnsi="Times New Roman"/>
              </w:rPr>
              <w:t>Response</w:t>
            </w:r>
          </w:p>
        </w:tc>
      </w:tr>
      <w:tr w:rsidR="009D262C" w:rsidRPr="00791B53" w14:paraId="26522D85" w14:textId="77777777" w:rsidTr="00FA5F58">
        <w:tc>
          <w:tcPr>
            <w:tcW w:w="9360" w:type="dxa"/>
            <w:gridSpan w:val="5"/>
          </w:tcPr>
          <w:p w14:paraId="42AF48E7" w14:textId="77777777" w:rsidR="00F949BE" w:rsidRPr="00791B53" w:rsidRDefault="00F949BE" w:rsidP="00FA5F58">
            <w:pPr>
              <w:spacing w:line="259" w:lineRule="auto"/>
              <w:rPr>
                <w:rFonts w:ascii="Times New Roman" w:hAnsi="Times New Roman"/>
              </w:rPr>
            </w:pPr>
            <w:r w:rsidRPr="00791B53">
              <w:rPr>
                <w:rFonts w:ascii="Times New Roman" w:hAnsi="Times New Roman"/>
              </w:rPr>
              <w:t>{</w:t>
            </w:r>
          </w:p>
          <w:p w14:paraId="1E1AEB23" w14:textId="77777777" w:rsidR="001F7381" w:rsidRPr="00791B53" w:rsidRDefault="001F7381" w:rsidP="001F7381">
            <w:pPr>
              <w:spacing w:line="259" w:lineRule="auto"/>
              <w:ind w:firstLineChars="100" w:firstLine="240"/>
              <w:rPr>
                <w:rFonts w:ascii="Times New Roman" w:hAnsi="Times New Roman"/>
              </w:rPr>
            </w:pPr>
            <w:r w:rsidRPr="00791B53">
              <w:rPr>
                <w:rFonts w:ascii="Times New Roman" w:hAnsi="Times New Roman"/>
              </w:rPr>
              <w:t>“Success”: True/False,</w:t>
            </w:r>
          </w:p>
          <w:p w14:paraId="011946CB" w14:textId="06F3E110" w:rsidR="00F949BE" w:rsidRPr="00791B53" w:rsidRDefault="001F7381" w:rsidP="00FA5F58">
            <w:pPr>
              <w:spacing w:line="259" w:lineRule="auto"/>
              <w:rPr>
                <w:rFonts w:ascii="Times New Roman" w:hAnsi="Times New Roman"/>
              </w:rPr>
            </w:pPr>
            <w:r w:rsidRPr="00791B53">
              <w:rPr>
                <w:rFonts w:ascii="Times New Roman" w:hAnsi="Times New Roman"/>
              </w:rPr>
              <w:t xml:space="preserve">  “Error”: Error,</w:t>
            </w:r>
          </w:p>
          <w:p w14:paraId="74456C21" w14:textId="598C9411" w:rsidR="009D262C" w:rsidRPr="00791B53" w:rsidRDefault="00F949BE" w:rsidP="00FA5F58">
            <w:pPr>
              <w:spacing w:line="259" w:lineRule="auto"/>
              <w:rPr>
                <w:rFonts w:ascii="Times New Roman" w:hAnsi="Times New Roman"/>
              </w:rPr>
            </w:pPr>
            <w:r w:rsidRPr="00791B53">
              <w:rPr>
                <w:rFonts w:ascii="Times New Roman" w:hAnsi="Times New Roman"/>
              </w:rPr>
              <w:t>}</w:t>
            </w:r>
          </w:p>
        </w:tc>
      </w:tr>
      <w:tr w:rsidR="009D262C" w:rsidRPr="00791B53" w14:paraId="23900513" w14:textId="77777777" w:rsidTr="00FA5F58">
        <w:tc>
          <w:tcPr>
            <w:tcW w:w="9360" w:type="dxa"/>
            <w:gridSpan w:val="5"/>
            <w:shd w:val="clear" w:color="auto" w:fill="D9D9D9" w:themeFill="background1" w:themeFillShade="D9"/>
          </w:tcPr>
          <w:p w14:paraId="39A900CA" w14:textId="77777777" w:rsidR="009D262C" w:rsidRPr="00791B53" w:rsidRDefault="009D262C" w:rsidP="00FA5F58">
            <w:pPr>
              <w:rPr>
                <w:rFonts w:ascii="Times New Roman" w:hAnsi="Times New Roman"/>
              </w:rPr>
            </w:pPr>
            <w:r w:rsidRPr="00791B53">
              <w:rPr>
                <w:rFonts w:ascii="Times New Roman" w:hAnsi="Times New Roman"/>
              </w:rPr>
              <w:t>Implementation</w:t>
            </w:r>
          </w:p>
        </w:tc>
      </w:tr>
      <w:tr w:rsidR="00A951A3" w:rsidRPr="00791B53" w14:paraId="095408F4" w14:textId="77777777" w:rsidTr="00FA5F58">
        <w:tc>
          <w:tcPr>
            <w:tcW w:w="9360" w:type="dxa"/>
            <w:gridSpan w:val="5"/>
          </w:tcPr>
          <w:p w14:paraId="72F0C1AE" w14:textId="087962BC" w:rsidR="00A951A3" w:rsidRPr="00791B53" w:rsidRDefault="00A951A3" w:rsidP="00A951A3">
            <w:pPr>
              <w:rPr>
                <w:rFonts w:ascii="Times New Roman" w:eastAsia="宋体" w:hAnsi="Times New Roman"/>
                <w:color w:val="4F4F4F"/>
                <w:sz w:val="22"/>
                <w:szCs w:val="22"/>
                <w:shd w:val="clear" w:color="auto" w:fill="F6F8FA"/>
              </w:rPr>
            </w:pPr>
            <w:r w:rsidRPr="00791B53">
              <w:rPr>
                <w:rFonts w:ascii="Times New Roman" w:eastAsia="宋体" w:hAnsi="Times New Roman"/>
                <w:color w:val="006666"/>
                <w:sz w:val="22"/>
                <w:szCs w:val="22"/>
              </w:rPr>
              <w:t>@app.route('/</w:t>
            </w:r>
            <w:r w:rsidR="00A01980" w:rsidRPr="00791B53">
              <w:rPr>
                <w:rFonts w:ascii="Times New Roman" w:eastAsia="宋体" w:hAnsi="Times New Roman"/>
                <w:color w:val="006666"/>
                <w:sz w:val="22"/>
                <w:szCs w:val="22"/>
              </w:rPr>
              <w:t>send-message</w:t>
            </w:r>
            <w:r w:rsidRPr="00791B53">
              <w:rPr>
                <w:rFonts w:ascii="Times New Roman" w:eastAsia="宋体" w:hAnsi="Times New Roman"/>
                <w:color w:val="006666"/>
                <w:sz w:val="22"/>
                <w:szCs w:val="22"/>
              </w:rPr>
              <w:t>', methods=[</w:t>
            </w:r>
            <w:r w:rsidR="002C5F52" w:rsidRPr="00791B53">
              <w:rPr>
                <w:rFonts w:ascii="Times New Roman" w:eastAsia="宋体" w:hAnsi="Times New Roman"/>
                <w:color w:val="006666"/>
                <w:sz w:val="22"/>
                <w:szCs w:val="22"/>
              </w:rPr>
              <w:t>POST</w:t>
            </w:r>
            <w:r w:rsidRPr="00791B53">
              <w:rPr>
                <w:rFonts w:ascii="Times New Roman" w:eastAsia="宋体" w:hAnsi="Times New Roman"/>
                <w:color w:val="006666"/>
                <w:sz w:val="22"/>
                <w:szCs w:val="22"/>
              </w:rPr>
              <w:t>])</w:t>
            </w:r>
          </w:p>
          <w:p w14:paraId="19431E5C" w14:textId="48379D2E" w:rsidR="00A951A3" w:rsidRPr="00791B53" w:rsidRDefault="00A951A3" w:rsidP="00A951A3">
            <w:pPr>
              <w:rPr>
                <w:rFonts w:ascii="Times New Roman" w:eastAsia="宋体" w:hAnsi="Times New Roman"/>
                <w:color w:val="4F4F4F"/>
                <w:sz w:val="22"/>
                <w:szCs w:val="22"/>
              </w:rPr>
            </w:pPr>
            <w:r w:rsidRPr="00791B53">
              <w:rPr>
                <w:rFonts w:ascii="Times New Roman" w:eastAsia="宋体" w:hAnsi="Times New Roman"/>
                <w:color w:val="000088"/>
                <w:sz w:val="22"/>
                <w:szCs w:val="22"/>
              </w:rPr>
              <w:t>def</w:t>
            </w:r>
            <w:r w:rsidRPr="00791B53">
              <w:rPr>
                <w:rFonts w:ascii="Times New Roman" w:eastAsia="宋体" w:hAnsi="Times New Roman"/>
                <w:color w:val="4F4F4F"/>
                <w:sz w:val="22"/>
                <w:szCs w:val="22"/>
              </w:rPr>
              <w:t xml:space="preserve"> </w:t>
            </w:r>
            <w:r w:rsidR="00273869" w:rsidRPr="00791B53">
              <w:rPr>
                <w:rFonts w:ascii="Times New Roman" w:hAnsi="Times New Roman"/>
                <w:sz w:val="22"/>
                <w:szCs w:val="22"/>
              </w:rPr>
              <w:t>SendMessage</w:t>
            </w:r>
            <w:r w:rsidRPr="00791B53">
              <w:rPr>
                <w:rFonts w:ascii="Times New Roman" w:eastAsia="宋体" w:hAnsi="Times New Roman"/>
                <w:color w:val="4F4F4F"/>
                <w:sz w:val="22"/>
                <w:szCs w:val="22"/>
              </w:rPr>
              <w:t>():</w:t>
            </w:r>
          </w:p>
          <w:p w14:paraId="2725E232" w14:textId="4545A5BE" w:rsidR="00A951A3" w:rsidRPr="00791B53" w:rsidRDefault="001142B8" w:rsidP="00411B99">
            <w:pPr>
              <w:ind w:firstLineChars="100" w:firstLine="240"/>
              <w:rPr>
                <w:rFonts w:ascii="Times New Roman" w:eastAsia="宋体" w:hAnsi="Times New Roman"/>
                <w:sz w:val="22"/>
                <w:szCs w:val="22"/>
              </w:rPr>
            </w:pPr>
            <w:r w:rsidRPr="00791B53">
              <w:rPr>
                <w:rFonts w:ascii="Times New Roman" w:hAnsi="Times New Roman"/>
              </w:rPr>
              <w:t xml:space="preserve">EmailAddress = </w:t>
            </w:r>
            <w:r w:rsidRPr="00791B53">
              <w:rPr>
                <w:rFonts w:ascii="Times New Roman" w:eastAsia="宋体" w:hAnsi="Times New Roman"/>
                <w:sz w:val="22"/>
                <w:szCs w:val="22"/>
              </w:rPr>
              <w:t>request.form.get(‘</w:t>
            </w:r>
            <w:r w:rsidRPr="00791B53">
              <w:rPr>
                <w:rFonts w:ascii="Times New Roman" w:hAnsi="Times New Roman"/>
              </w:rPr>
              <w:t>EmailAddress</w:t>
            </w:r>
            <w:r w:rsidRPr="00791B53">
              <w:rPr>
                <w:rFonts w:ascii="Times New Roman" w:eastAsia="宋体" w:hAnsi="Times New Roman"/>
                <w:sz w:val="22"/>
                <w:szCs w:val="22"/>
              </w:rPr>
              <w:t>’)</w:t>
            </w:r>
          </w:p>
          <w:p w14:paraId="44175BB7" w14:textId="0ABA2DC4" w:rsidR="00A951A3" w:rsidRPr="00791B53" w:rsidRDefault="00A951A3" w:rsidP="00411B99">
            <w:pPr>
              <w:ind w:firstLineChars="100" w:firstLine="220"/>
              <w:rPr>
                <w:rFonts w:ascii="Times New Roman" w:eastAsia="宋体" w:hAnsi="Times New Roman"/>
                <w:sz w:val="22"/>
                <w:szCs w:val="22"/>
              </w:rPr>
            </w:pPr>
            <w:r w:rsidRPr="00791B53">
              <w:rPr>
                <w:rFonts w:ascii="Times New Roman" w:eastAsia="宋体" w:hAnsi="Times New Roman"/>
                <w:sz w:val="22"/>
                <w:szCs w:val="22"/>
              </w:rPr>
              <w:t>…</w:t>
            </w:r>
          </w:p>
          <w:p w14:paraId="3B92C9C9" w14:textId="4F26516C" w:rsidR="00A951A3" w:rsidRPr="00791B53" w:rsidRDefault="00A951A3" w:rsidP="00411B99">
            <w:pPr>
              <w:ind w:firstLineChars="100" w:firstLine="220"/>
              <w:rPr>
                <w:rFonts w:ascii="Times New Roman" w:hAnsi="Times New Roman"/>
              </w:rPr>
            </w:pPr>
            <w:r w:rsidRPr="00791B53">
              <w:rPr>
                <w:rFonts w:ascii="Times New Roman" w:eastAsia="宋体" w:hAnsi="Times New Roman"/>
                <w:sz w:val="22"/>
                <w:szCs w:val="22"/>
              </w:rPr>
              <w:t>return return_data</w:t>
            </w:r>
          </w:p>
        </w:tc>
      </w:tr>
    </w:tbl>
    <w:p w14:paraId="77E81F73" w14:textId="77777777" w:rsidR="009D262C" w:rsidRPr="00791B53" w:rsidRDefault="009D262C" w:rsidP="009D262C">
      <w:pPr>
        <w:shd w:val="clear" w:color="auto" w:fill="FFFFFF"/>
        <w:outlineLvl w:val="3"/>
        <w:rPr>
          <w:rFonts w:ascii="Times New Roman" w:eastAsia="宋体" w:hAnsi="Times New Roman"/>
          <w:color w:val="8EAADB" w:themeColor="accent1" w:themeTint="99"/>
          <w:sz w:val="36"/>
          <w:szCs w:val="36"/>
        </w:rPr>
      </w:pPr>
    </w:p>
    <w:p w14:paraId="17A8624E" w14:textId="1C504CA9" w:rsidR="00C23F2E" w:rsidRPr="00791B53" w:rsidRDefault="005B2C7F" w:rsidP="00C23F2E">
      <w:pPr>
        <w:shd w:val="clear" w:color="auto" w:fill="FFFFFF"/>
        <w:outlineLvl w:val="3"/>
        <w:rPr>
          <w:rFonts w:ascii="Times New Roman" w:eastAsia="宋体" w:hAnsi="Times New Roman"/>
          <w:b/>
          <w:bCs/>
          <w:color w:val="8EAADB" w:themeColor="accent1" w:themeTint="99"/>
          <w:sz w:val="48"/>
          <w:szCs w:val="48"/>
        </w:rPr>
      </w:pPr>
      <w:r w:rsidRPr="00791B53">
        <w:rPr>
          <w:rFonts w:ascii="Times New Roman" w:eastAsia="宋体" w:hAnsi="Times New Roman"/>
          <w:b/>
          <w:bCs/>
          <w:color w:val="8EAADB" w:themeColor="accent1" w:themeTint="99"/>
          <w:sz w:val="36"/>
          <w:szCs w:val="36"/>
        </w:rPr>
        <w:t>Get</w:t>
      </w:r>
      <w:r w:rsidR="00C23F2E" w:rsidRPr="00791B53">
        <w:rPr>
          <w:rFonts w:ascii="Times New Roman" w:eastAsia="宋体" w:hAnsi="Times New Roman"/>
          <w:b/>
          <w:bCs/>
          <w:color w:val="8EAADB" w:themeColor="accent1" w:themeTint="99"/>
          <w:sz w:val="36"/>
          <w:szCs w:val="36"/>
        </w:rPr>
        <w:t xml:space="preserve"> Private Messages</w:t>
      </w:r>
    </w:p>
    <w:tbl>
      <w:tblPr>
        <w:tblStyle w:val="a4"/>
        <w:tblW w:w="9360" w:type="dxa"/>
        <w:tblLayout w:type="fixed"/>
        <w:tblLook w:val="06A0" w:firstRow="1" w:lastRow="0" w:firstColumn="1" w:lastColumn="0" w:noHBand="1" w:noVBand="1"/>
      </w:tblPr>
      <w:tblGrid>
        <w:gridCol w:w="1110"/>
        <w:gridCol w:w="586"/>
        <w:gridCol w:w="1214"/>
        <w:gridCol w:w="1485"/>
        <w:gridCol w:w="4965"/>
      </w:tblGrid>
      <w:tr w:rsidR="00C23F2E" w:rsidRPr="00791B53" w14:paraId="09F16F9E" w14:textId="77777777" w:rsidTr="00FA5F58">
        <w:trPr>
          <w:trHeight w:val="300"/>
        </w:trPr>
        <w:tc>
          <w:tcPr>
            <w:tcW w:w="1110" w:type="dxa"/>
            <w:shd w:val="clear" w:color="auto" w:fill="D9D9D9" w:themeFill="background1" w:themeFillShade="D9"/>
          </w:tcPr>
          <w:p w14:paraId="31D00B3A" w14:textId="02390148" w:rsidR="00C23F2E" w:rsidRPr="00791B53" w:rsidRDefault="001B0968" w:rsidP="00FA5F58">
            <w:pPr>
              <w:rPr>
                <w:rFonts w:ascii="Times New Roman" w:hAnsi="Times New Roman"/>
              </w:rPr>
            </w:pPr>
            <w:r w:rsidRPr="00791B53">
              <w:rPr>
                <w:rFonts w:ascii="Times New Roman" w:hAnsi="Times New Roman"/>
              </w:rPr>
              <w:t>POST</w:t>
            </w:r>
          </w:p>
        </w:tc>
        <w:tc>
          <w:tcPr>
            <w:tcW w:w="8250" w:type="dxa"/>
            <w:gridSpan w:val="4"/>
          </w:tcPr>
          <w:p w14:paraId="154B6F17" w14:textId="483ABF2B" w:rsidR="00C23F2E" w:rsidRPr="00791B53" w:rsidRDefault="00C23F2E" w:rsidP="00FA5F58">
            <w:pPr>
              <w:rPr>
                <w:rFonts w:ascii="Times New Roman" w:hAnsi="Times New Roman"/>
              </w:rPr>
            </w:pPr>
            <w:r w:rsidRPr="00791B53">
              <w:rPr>
                <w:rFonts w:ascii="Times New Roman" w:hAnsi="Times New Roman"/>
              </w:rPr>
              <w:t>/get-messages</w:t>
            </w:r>
          </w:p>
        </w:tc>
      </w:tr>
      <w:tr w:rsidR="008C744B" w:rsidRPr="00791B53" w14:paraId="64A7E558" w14:textId="77777777" w:rsidTr="00FA5F58">
        <w:trPr>
          <w:trHeight w:val="300"/>
        </w:trPr>
        <w:tc>
          <w:tcPr>
            <w:tcW w:w="1110" w:type="dxa"/>
            <w:shd w:val="clear" w:color="auto" w:fill="D9D9D9" w:themeFill="background1" w:themeFillShade="D9"/>
          </w:tcPr>
          <w:p w14:paraId="743FE8C8" w14:textId="0F9666A7" w:rsidR="008C744B" w:rsidRPr="00791B53" w:rsidRDefault="0006078F" w:rsidP="00FA5F58">
            <w:pPr>
              <w:rPr>
                <w:rFonts w:ascii="Times New Roman" w:hAnsi="Times New Roman"/>
              </w:rPr>
            </w:pPr>
            <w:r w:rsidRPr="00791B53">
              <w:rPr>
                <w:rFonts w:ascii="Times New Roman" w:hAnsi="Times New Roman"/>
              </w:rPr>
              <w:t>Input</w:t>
            </w:r>
          </w:p>
        </w:tc>
        <w:tc>
          <w:tcPr>
            <w:tcW w:w="8250" w:type="dxa"/>
            <w:gridSpan w:val="4"/>
          </w:tcPr>
          <w:p w14:paraId="2D6D3787" w14:textId="77777777" w:rsidR="003D7B1C" w:rsidRPr="00791B53" w:rsidRDefault="003D7B1C" w:rsidP="00FA5F58">
            <w:pPr>
              <w:rPr>
                <w:rFonts w:ascii="Times New Roman" w:hAnsi="Times New Roman"/>
              </w:rPr>
            </w:pPr>
            <w:r w:rsidRPr="00791B53">
              <w:rPr>
                <w:rFonts w:ascii="Times New Roman" w:hAnsi="Times New Roman"/>
              </w:rPr>
              <w:t>{</w:t>
            </w:r>
          </w:p>
          <w:p w14:paraId="338C0E07" w14:textId="49451486" w:rsidR="003D7B1C" w:rsidRPr="00791B53" w:rsidRDefault="00D37E86" w:rsidP="00FA5F58">
            <w:pPr>
              <w:rPr>
                <w:rFonts w:ascii="Times New Roman" w:hAnsi="Times New Roman"/>
              </w:rPr>
            </w:pPr>
            <w:r w:rsidRPr="00791B53">
              <w:rPr>
                <w:rFonts w:ascii="Times New Roman" w:hAnsi="Times New Roman"/>
              </w:rPr>
              <w:t xml:space="preserve"> </w:t>
            </w:r>
            <w:r w:rsidR="00BC22CA" w:rsidRPr="00791B53">
              <w:rPr>
                <w:rFonts w:ascii="Times New Roman" w:hAnsi="Times New Roman"/>
              </w:rPr>
              <w:t xml:space="preserve"> </w:t>
            </w:r>
            <w:r w:rsidR="005E1562" w:rsidRPr="00791B53">
              <w:rPr>
                <w:rFonts w:ascii="Times New Roman" w:hAnsi="Times New Roman"/>
              </w:rPr>
              <w:t>“EmailAddress”: EmailAddress</w:t>
            </w:r>
            <w:r w:rsidR="00C412D1" w:rsidRPr="00791B53">
              <w:rPr>
                <w:rFonts w:ascii="Times New Roman" w:hAnsi="Times New Roman"/>
              </w:rPr>
              <w:t>,</w:t>
            </w:r>
          </w:p>
          <w:p w14:paraId="3C100884" w14:textId="11962CE5" w:rsidR="005E1562" w:rsidRPr="00791B53" w:rsidRDefault="005E1562" w:rsidP="00FA5F58">
            <w:pPr>
              <w:rPr>
                <w:rFonts w:ascii="Times New Roman" w:hAnsi="Times New Roman"/>
              </w:rPr>
            </w:pPr>
            <w:r w:rsidRPr="00791B53">
              <w:rPr>
                <w:rFonts w:ascii="Times New Roman" w:hAnsi="Times New Roman"/>
              </w:rPr>
              <w:t xml:space="preserve">  “Password”: Password</w:t>
            </w:r>
            <w:r w:rsidR="00C412D1" w:rsidRPr="00791B53">
              <w:rPr>
                <w:rFonts w:ascii="Times New Roman" w:hAnsi="Times New Roman"/>
              </w:rPr>
              <w:t>,</w:t>
            </w:r>
          </w:p>
          <w:p w14:paraId="272460A5" w14:textId="56954F2D" w:rsidR="00495C92" w:rsidRPr="00791B53" w:rsidRDefault="00495C92" w:rsidP="00FA5F58">
            <w:pPr>
              <w:rPr>
                <w:rFonts w:ascii="Times New Roman" w:hAnsi="Times New Roman"/>
              </w:rPr>
            </w:pPr>
            <w:r w:rsidRPr="00791B53">
              <w:rPr>
                <w:rFonts w:ascii="Times New Roman" w:hAnsi="Times New Roman"/>
              </w:rPr>
              <w:t xml:space="preserve">  “Sender”:</w:t>
            </w:r>
            <w:r w:rsidR="000C339F" w:rsidRPr="00791B53">
              <w:rPr>
                <w:rFonts w:ascii="Times New Roman" w:hAnsi="Times New Roman"/>
              </w:rPr>
              <w:t xml:space="preserve"> </w:t>
            </w:r>
            <w:r w:rsidRPr="00791B53">
              <w:rPr>
                <w:rFonts w:ascii="Times New Roman" w:hAnsi="Times New Roman"/>
              </w:rPr>
              <w:t>Sender</w:t>
            </w:r>
          </w:p>
          <w:p w14:paraId="52D230D3" w14:textId="51F8095D" w:rsidR="008C744B" w:rsidRPr="00791B53" w:rsidRDefault="003D7B1C" w:rsidP="00FA5F58">
            <w:pPr>
              <w:rPr>
                <w:rFonts w:ascii="Times New Roman" w:hAnsi="Times New Roman"/>
              </w:rPr>
            </w:pPr>
            <w:r w:rsidRPr="00791B53">
              <w:rPr>
                <w:rFonts w:ascii="Times New Roman" w:hAnsi="Times New Roman"/>
              </w:rPr>
              <w:lastRenderedPageBreak/>
              <w:t>}</w:t>
            </w:r>
          </w:p>
        </w:tc>
      </w:tr>
      <w:tr w:rsidR="00C23F2E" w:rsidRPr="00791B53" w14:paraId="3EB7CC90" w14:textId="77777777" w:rsidTr="00FA5F58">
        <w:tc>
          <w:tcPr>
            <w:tcW w:w="9360" w:type="dxa"/>
            <w:gridSpan w:val="5"/>
          </w:tcPr>
          <w:p w14:paraId="0E53C4F6" w14:textId="1F1D2F94" w:rsidR="00C23F2E" w:rsidRPr="00791B53" w:rsidRDefault="00C23F2E" w:rsidP="00FA5F58">
            <w:pPr>
              <w:rPr>
                <w:rFonts w:ascii="Times New Roman" w:hAnsi="Times New Roman"/>
              </w:rPr>
            </w:pPr>
            <w:r w:rsidRPr="00791B53">
              <w:rPr>
                <w:rFonts w:ascii="Times New Roman" w:eastAsia="宋体" w:hAnsi="Times New Roman"/>
              </w:rPr>
              <w:lastRenderedPageBreak/>
              <w:t>Request all messages sent to th</w:t>
            </w:r>
            <w:r w:rsidR="00BC0C1B" w:rsidRPr="00791B53">
              <w:rPr>
                <w:rFonts w:ascii="Times New Roman" w:eastAsia="宋体" w:hAnsi="Times New Roman"/>
              </w:rPr>
              <w:t>is</w:t>
            </w:r>
            <w:r w:rsidRPr="00791B53">
              <w:rPr>
                <w:rFonts w:ascii="Times New Roman" w:eastAsia="宋体" w:hAnsi="Times New Roman"/>
              </w:rPr>
              <w:t xml:space="preserve"> user.</w:t>
            </w:r>
            <w:r w:rsidR="007D63B3" w:rsidRPr="00791B53">
              <w:rPr>
                <w:rFonts w:ascii="Times New Roman" w:eastAsia="宋体" w:hAnsi="Times New Roman"/>
              </w:rPr>
              <w:t xml:space="preserve"> </w:t>
            </w:r>
            <w:r w:rsidR="00617520" w:rsidRPr="00791B53">
              <w:rPr>
                <w:rFonts w:ascii="Times New Roman" w:eastAsia="宋体" w:hAnsi="Times New Roman"/>
              </w:rPr>
              <w:t xml:space="preserve">Possibly for many different </w:t>
            </w:r>
            <w:r w:rsidR="007D63B3" w:rsidRPr="00791B53">
              <w:rPr>
                <w:rFonts w:ascii="Times New Roman" w:eastAsia="宋体" w:hAnsi="Times New Roman"/>
              </w:rPr>
              <w:t>senders</w:t>
            </w:r>
            <w:r w:rsidR="00495C92" w:rsidRPr="00791B53">
              <w:rPr>
                <w:rFonts w:ascii="Times New Roman" w:eastAsia="宋体" w:hAnsi="Times New Roman"/>
              </w:rPr>
              <w:t xml:space="preserve"> or a single user</w:t>
            </w:r>
            <w:r w:rsidR="00B42C4C" w:rsidRPr="00791B53">
              <w:rPr>
                <w:rFonts w:ascii="Times New Roman" w:eastAsia="宋体" w:hAnsi="Times New Roman"/>
              </w:rPr>
              <w:t>.</w:t>
            </w:r>
            <w:r w:rsidR="002B26EE" w:rsidRPr="00791B53">
              <w:rPr>
                <w:rFonts w:ascii="Times New Roman" w:eastAsia="宋体" w:hAnsi="Times New Roman"/>
              </w:rPr>
              <w:t xml:space="preserve"> </w:t>
            </w:r>
            <w:r w:rsidR="00F378A1" w:rsidRPr="00791B53">
              <w:rPr>
                <w:rFonts w:ascii="Times New Roman" w:eastAsia="宋体" w:hAnsi="Times New Roman"/>
              </w:rPr>
              <w:t xml:space="preserve">Need </w:t>
            </w:r>
            <w:r w:rsidR="00B639D4" w:rsidRPr="00791B53">
              <w:rPr>
                <w:rFonts w:ascii="Times New Roman" w:eastAsia="宋体" w:hAnsi="Times New Roman"/>
              </w:rPr>
              <w:t>a p</w:t>
            </w:r>
            <w:r w:rsidR="00F378A1" w:rsidRPr="00791B53">
              <w:rPr>
                <w:rFonts w:ascii="Times New Roman" w:eastAsia="宋体" w:hAnsi="Times New Roman"/>
              </w:rPr>
              <w:t xml:space="preserve">assword to ensure </w:t>
            </w:r>
            <w:r w:rsidR="00FC2677" w:rsidRPr="00791B53">
              <w:rPr>
                <w:rFonts w:ascii="Times New Roman" w:eastAsia="宋体" w:hAnsi="Times New Roman"/>
              </w:rPr>
              <w:t xml:space="preserve">data </w:t>
            </w:r>
            <w:r w:rsidR="00F378A1" w:rsidRPr="00791B53">
              <w:rPr>
                <w:rFonts w:ascii="Times New Roman" w:eastAsia="宋体" w:hAnsi="Times New Roman"/>
              </w:rPr>
              <w:t>security</w:t>
            </w:r>
            <w:r w:rsidR="00A90840" w:rsidRPr="00791B53">
              <w:rPr>
                <w:rFonts w:ascii="Times New Roman" w:eastAsia="宋体" w:hAnsi="Times New Roman"/>
              </w:rPr>
              <w:t>.</w:t>
            </w:r>
          </w:p>
        </w:tc>
      </w:tr>
      <w:tr w:rsidR="00C23F2E" w:rsidRPr="00791B53" w14:paraId="33EE2D35" w14:textId="77777777" w:rsidTr="00FA5F58">
        <w:tc>
          <w:tcPr>
            <w:tcW w:w="9360" w:type="dxa"/>
            <w:gridSpan w:val="5"/>
            <w:shd w:val="clear" w:color="auto" w:fill="D9D9D9" w:themeFill="background1" w:themeFillShade="D9"/>
          </w:tcPr>
          <w:p w14:paraId="2C2F76D2" w14:textId="77777777" w:rsidR="00C23F2E" w:rsidRPr="00791B53" w:rsidRDefault="00C23F2E" w:rsidP="00FA5F58">
            <w:pPr>
              <w:rPr>
                <w:rFonts w:ascii="Times New Roman" w:hAnsi="Times New Roman"/>
              </w:rPr>
            </w:pPr>
            <w:r w:rsidRPr="00791B53">
              <w:rPr>
                <w:rFonts w:ascii="Times New Roman" w:hAnsi="Times New Roman"/>
              </w:rPr>
              <w:t>Parameters</w:t>
            </w:r>
          </w:p>
        </w:tc>
      </w:tr>
      <w:tr w:rsidR="00C23F2E" w:rsidRPr="00791B53" w14:paraId="6C108E34" w14:textId="77777777" w:rsidTr="00A52C2B">
        <w:trPr>
          <w:trHeight w:val="315"/>
        </w:trPr>
        <w:tc>
          <w:tcPr>
            <w:tcW w:w="1696" w:type="dxa"/>
            <w:gridSpan w:val="2"/>
            <w:shd w:val="clear" w:color="auto" w:fill="F2F2F2" w:themeFill="background1" w:themeFillShade="F2"/>
          </w:tcPr>
          <w:p w14:paraId="534918B4" w14:textId="77777777" w:rsidR="00C23F2E" w:rsidRPr="00791B53" w:rsidRDefault="00C23F2E" w:rsidP="00FA5F58">
            <w:pPr>
              <w:rPr>
                <w:rFonts w:ascii="Times New Roman" w:hAnsi="Times New Roman"/>
              </w:rPr>
            </w:pPr>
            <w:r w:rsidRPr="00791B53">
              <w:rPr>
                <w:rFonts w:ascii="Times New Roman" w:hAnsi="Times New Roman"/>
              </w:rPr>
              <w:t>Name</w:t>
            </w:r>
          </w:p>
        </w:tc>
        <w:tc>
          <w:tcPr>
            <w:tcW w:w="1214" w:type="dxa"/>
            <w:shd w:val="clear" w:color="auto" w:fill="F2F2F2" w:themeFill="background1" w:themeFillShade="F2"/>
          </w:tcPr>
          <w:p w14:paraId="3645920D" w14:textId="77777777" w:rsidR="00C23F2E" w:rsidRPr="00791B53" w:rsidRDefault="00C23F2E" w:rsidP="00FA5F58">
            <w:pPr>
              <w:rPr>
                <w:rFonts w:ascii="Times New Roman" w:hAnsi="Times New Roman"/>
              </w:rPr>
            </w:pPr>
            <w:r w:rsidRPr="00791B53">
              <w:rPr>
                <w:rFonts w:ascii="Times New Roman" w:hAnsi="Times New Roman"/>
              </w:rPr>
              <w:t>Data type</w:t>
            </w:r>
          </w:p>
        </w:tc>
        <w:tc>
          <w:tcPr>
            <w:tcW w:w="1485" w:type="dxa"/>
            <w:shd w:val="clear" w:color="auto" w:fill="F2F2F2" w:themeFill="background1" w:themeFillShade="F2"/>
          </w:tcPr>
          <w:p w14:paraId="2600BC57" w14:textId="77777777" w:rsidR="00C23F2E" w:rsidRPr="00791B53" w:rsidRDefault="00C23F2E" w:rsidP="00FA5F58">
            <w:pPr>
              <w:rPr>
                <w:rFonts w:ascii="Times New Roman" w:hAnsi="Times New Roman"/>
              </w:rPr>
            </w:pPr>
            <w:r w:rsidRPr="00791B53">
              <w:rPr>
                <w:rFonts w:ascii="Times New Roman" w:hAnsi="Times New Roman"/>
              </w:rPr>
              <w:t>Mandatory</w:t>
            </w:r>
          </w:p>
        </w:tc>
        <w:tc>
          <w:tcPr>
            <w:tcW w:w="4965" w:type="dxa"/>
            <w:shd w:val="clear" w:color="auto" w:fill="F2F2F2" w:themeFill="background1" w:themeFillShade="F2"/>
          </w:tcPr>
          <w:p w14:paraId="05461141" w14:textId="77777777" w:rsidR="00C23F2E" w:rsidRPr="00791B53" w:rsidRDefault="00C23F2E" w:rsidP="00FA5F58">
            <w:pPr>
              <w:rPr>
                <w:rFonts w:ascii="Times New Roman" w:hAnsi="Times New Roman"/>
              </w:rPr>
            </w:pPr>
            <w:r w:rsidRPr="00791B53">
              <w:rPr>
                <w:rFonts w:ascii="Times New Roman" w:hAnsi="Times New Roman"/>
              </w:rPr>
              <w:t>Description</w:t>
            </w:r>
          </w:p>
        </w:tc>
      </w:tr>
      <w:tr w:rsidR="00C23F2E" w:rsidRPr="00791B53" w14:paraId="79626C89" w14:textId="77777777" w:rsidTr="00A52C2B">
        <w:tc>
          <w:tcPr>
            <w:tcW w:w="1696" w:type="dxa"/>
            <w:gridSpan w:val="2"/>
          </w:tcPr>
          <w:p w14:paraId="522C4572" w14:textId="794D9722" w:rsidR="00C23F2E" w:rsidRPr="00791B53" w:rsidRDefault="00A52C2B" w:rsidP="00FA5F58">
            <w:pPr>
              <w:rPr>
                <w:rFonts w:ascii="Times New Roman" w:hAnsi="Times New Roman"/>
              </w:rPr>
            </w:pPr>
            <w:r w:rsidRPr="00791B53">
              <w:rPr>
                <w:rFonts w:ascii="Times New Roman" w:hAnsi="Times New Roman"/>
              </w:rPr>
              <w:t>EmailAddress</w:t>
            </w:r>
          </w:p>
        </w:tc>
        <w:tc>
          <w:tcPr>
            <w:tcW w:w="1214" w:type="dxa"/>
          </w:tcPr>
          <w:p w14:paraId="0770F744" w14:textId="77777777" w:rsidR="00C23F2E" w:rsidRPr="00791B53" w:rsidRDefault="00C23F2E" w:rsidP="00FA5F58">
            <w:pPr>
              <w:rPr>
                <w:rFonts w:ascii="Times New Roman" w:hAnsi="Times New Roman"/>
              </w:rPr>
            </w:pPr>
            <w:r w:rsidRPr="00791B53">
              <w:rPr>
                <w:rFonts w:ascii="Times New Roman" w:hAnsi="Times New Roman"/>
              </w:rPr>
              <w:t>string</w:t>
            </w:r>
          </w:p>
        </w:tc>
        <w:tc>
          <w:tcPr>
            <w:tcW w:w="1485" w:type="dxa"/>
          </w:tcPr>
          <w:p w14:paraId="13CA9ECF" w14:textId="77777777" w:rsidR="00C23F2E" w:rsidRPr="00791B53" w:rsidRDefault="00C23F2E" w:rsidP="00FA5F58">
            <w:pPr>
              <w:rPr>
                <w:rFonts w:ascii="Times New Roman" w:hAnsi="Times New Roman"/>
              </w:rPr>
            </w:pPr>
            <w:r w:rsidRPr="00791B53">
              <w:rPr>
                <w:rFonts w:ascii="Times New Roman" w:hAnsi="Times New Roman"/>
              </w:rPr>
              <w:t>yes</w:t>
            </w:r>
          </w:p>
        </w:tc>
        <w:tc>
          <w:tcPr>
            <w:tcW w:w="4965" w:type="dxa"/>
          </w:tcPr>
          <w:p w14:paraId="5F3B1A07" w14:textId="5A154E15" w:rsidR="00C23F2E" w:rsidRPr="00791B53" w:rsidRDefault="0035262A" w:rsidP="00FA5F58">
            <w:pPr>
              <w:rPr>
                <w:rFonts w:ascii="Times New Roman" w:hAnsi="Times New Roman"/>
              </w:rPr>
            </w:pPr>
            <w:r w:rsidRPr="00791B53">
              <w:rPr>
                <w:rFonts w:ascii="Times New Roman" w:hAnsi="Times New Roman"/>
              </w:rPr>
              <w:t>Email Address</w:t>
            </w:r>
          </w:p>
        </w:tc>
      </w:tr>
      <w:tr w:rsidR="00BC22CA" w:rsidRPr="00791B53" w14:paraId="77FA6C87" w14:textId="77777777" w:rsidTr="00A52C2B">
        <w:tc>
          <w:tcPr>
            <w:tcW w:w="1696" w:type="dxa"/>
            <w:gridSpan w:val="2"/>
          </w:tcPr>
          <w:p w14:paraId="6FCFF77F" w14:textId="3A7B7F37" w:rsidR="00BC22CA" w:rsidRPr="00791B53" w:rsidRDefault="00BC22CA" w:rsidP="00FA5F58">
            <w:pPr>
              <w:rPr>
                <w:rFonts w:ascii="Times New Roman" w:hAnsi="Times New Roman"/>
              </w:rPr>
            </w:pPr>
            <w:r w:rsidRPr="00791B53">
              <w:rPr>
                <w:rFonts w:ascii="Times New Roman" w:hAnsi="Times New Roman"/>
              </w:rPr>
              <w:t>Password</w:t>
            </w:r>
          </w:p>
        </w:tc>
        <w:tc>
          <w:tcPr>
            <w:tcW w:w="1214" w:type="dxa"/>
          </w:tcPr>
          <w:p w14:paraId="1856B6E7" w14:textId="1FA1DE38" w:rsidR="00BC22CA" w:rsidRPr="00791B53" w:rsidRDefault="00F41448" w:rsidP="00FA5F58">
            <w:pPr>
              <w:rPr>
                <w:rFonts w:ascii="Times New Roman" w:hAnsi="Times New Roman"/>
              </w:rPr>
            </w:pPr>
            <w:r w:rsidRPr="00791B53">
              <w:rPr>
                <w:rFonts w:ascii="Times New Roman" w:hAnsi="Times New Roman"/>
              </w:rPr>
              <w:t>string</w:t>
            </w:r>
          </w:p>
        </w:tc>
        <w:tc>
          <w:tcPr>
            <w:tcW w:w="1485" w:type="dxa"/>
          </w:tcPr>
          <w:p w14:paraId="51B387D2" w14:textId="5AAA74B0" w:rsidR="00BC22CA" w:rsidRPr="00791B53" w:rsidRDefault="007A446A" w:rsidP="00FA5F58">
            <w:pPr>
              <w:rPr>
                <w:rFonts w:ascii="Times New Roman" w:hAnsi="Times New Roman"/>
              </w:rPr>
            </w:pPr>
            <w:r w:rsidRPr="00791B53">
              <w:rPr>
                <w:rFonts w:ascii="Times New Roman" w:hAnsi="Times New Roman"/>
              </w:rPr>
              <w:t>yes</w:t>
            </w:r>
          </w:p>
        </w:tc>
        <w:tc>
          <w:tcPr>
            <w:tcW w:w="4965" w:type="dxa"/>
          </w:tcPr>
          <w:p w14:paraId="6F6E5D33" w14:textId="47344ABB" w:rsidR="00BC22CA" w:rsidRPr="00791B53" w:rsidRDefault="00837D64" w:rsidP="00FA5F58">
            <w:pPr>
              <w:rPr>
                <w:rFonts w:ascii="Times New Roman" w:hAnsi="Times New Roman"/>
              </w:rPr>
            </w:pPr>
            <w:r w:rsidRPr="00791B53">
              <w:rPr>
                <w:rFonts w:ascii="Times New Roman" w:hAnsi="Times New Roman"/>
              </w:rPr>
              <w:t>Password</w:t>
            </w:r>
          </w:p>
        </w:tc>
      </w:tr>
      <w:tr w:rsidR="000C339F" w:rsidRPr="00791B53" w14:paraId="1CAC9377" w14:textId="77777777" w:rsidTr="00A52C2B">
        <w:tc>
          <w:tcPr>
            <w:tcW w:w="1696" w:type="dxa"/>
            <w:gridSpan w:val="2"/>
          </w:tcPr>
          <w:p w14:paraId="0CE5DEC6" w14:textId="16FFBE39" w:rsidR="000C339F" w:rsidRPr="00791B53" w:rsidRDefault="000C339F" w:rsidP="00A5760D">
            <w:pPr>
              <w:rPr>
                <w:rFonts w:ascii="Times New Roman" w:hAnsi="Times New Roman"/>
              </w:rPr>
            </w:pPr>
            <w:r w:rsidRPr="00791B53">
              <w:rPr>
                <w:rFonts w:ascii="Times New Roman" w:hAnsi="Times New Roman"/>
              </w:rPr>
              <w:t>Sender</w:t>
            </w:r>
          </w:p>
        </w:tc>
        <w:tc>
          <w:tcPr>
            <w:tcW w:w="1214" w:type="dxa"/>
          </w:tcPr>
          <w:p w14:paraId="69A01BE2" w14:textId="7684757B" w:rsidR="000C339F" w:rsidRPr="00791B53" w:rsidRDefault="00A5760D" w:rsidP="00FA5F58">
            <w:pPr>
              <w:rPr>
                <w:rFonts w:ascii="Times New Roman" w:hAnsi="Times New Roman"/>
              </w:rPr>
            </w:pPr>
            <w:r w:rsidRPr="00791B53">
              <w:rPr>
                <w:rFonts w:ascii="Times New Roman" w:hAnsi="Times New Roman"/>
              </w:rPr>
              <w:t>string</w:t>
            </w:r>
          </w:p>
        </w:tc>
        <w:tc>
          <w:tcPr>
            <w:tcW w:w="1485" w:type="dxa"/>
          </w:tcPr>
          <w:p w14:paraId="3E5A91A8" w14:textId="7BBB02B9" w:rsidR="000C339F" w:rsidRPr="00791B53" w:rsidRDefault="0082646E" w:rsidP="00FA5F58">
            <w:pPr>
              <w:rPr>
                <w:rFonts w:ascii="Times New Roman" w:hAnsi="Times New Roman"/>
              </w:rPr>
            </w:pPr>
            <w:r w:rsidRPr="00791B53">
              <w:rPr>
                <w:rFonts w:ascii="Times New Roman" w:hAnsi="Times New Roman"/>
              </w:rPr>
              <w:t>no</w:t>
            </w:r>
          </w:p>
        </w:tc>
        <w:tc>
          <w:tcPr>
            <w:tcW w:w="4965" w:type="dxa"/>
          </w:tcPr>
          <w:p w14:paraId="3392AABB" w14:textId="3971A656" w:rsidR="000C339F" w:rsidRPr="00791B53" w:rsidRDefault="0034177C" w:rsidP="00FA5F58">
            <w:pPr>
              <w:rPr>
                <w:rFonts w:ascii="Times New Roman" w:hAnsi="Times New Roman"/>
              </w:rPr>
            </w:pPr>
            <w:r w:rsidRPr="00791B53">
              <w:rPr>
                <w:rFonts w:ascii="Times New Roman" w:hAnsi="Times New Roman"/>
              </w:rPr>
              <w:t xml:space="preserve">Another </w:t>
            </w:r>
            <w:r w:rsidR="00F01912" w:rsidRPr="00791B53">
              <w:rPr>
                <w:rFonts w:ascii="Times New Roman" w:hAnsi="Times New Roman"/>
              </w:rPr>
              <w:t>user’s</w:t>
            </w:r>
            <w:r w:rsidRPr="00791B53">
              <w:rPr>
                <w:rFonts w:ascii="Times New Roman" w:hAnsi="Times New Roman"/>
              </w:rPr>
              <w:t xml:space="preserve"> email address</w:t>
            </w:r>
          </w:p>
        </w:tc>
      </w:tr>
      <w:tr w:rsidR="00C23F2E" w:rsidRPr="00791B53" w14:paraId="7A67907B" w14:textId="77777777" w:rsidTr="00FA5F58">
        <w:tc>
          <w:tcPr>
            <w:tcW w:w="9360" w:type="dxa"/>
            <w:gridSpan w:val="5"/>
            <w:shd w:val="clear" w:color="auto" w:fill="D9D9D9" w:themeFill="background1" w:themeFillShade="D9"/>
          </w:tcPr>
          <w:p w14:paraId="4FEAB67C" w14:textId="77777777" w:rsidR="00C23F2E" w:rsidRPr="00791B53" w:rsidRDefault="00C23F2E" w:rsidP="00FA5F58">
            <w:pPr>
              <w:spacing w:line="259" w:lineRule="auto"/>
              <w:rPr>
                <w:rFonts w:ascii="Times New Roman" w:hAnsi="Times New Roman"/>
              </w:rPr>
            </w:pPr>
            <w:r w:rsidRPr="00791B53">
              <w:rPr>
                <w:rFonts w:ascii="Times New Roman" w:hAnsi="Times New Roman"/>
              </w:rPr>
              <w:t>Response</w:t>
            </w:r>
          </w:p>
        </w:tc>
      </w:tr>
      <w:tr w:rsidR="00C23F2E" w:rsidRPr="00791B53" w14:paraId="30424DC2" w14:textId="77777777" w:rsidTr="00E6354C">
        <w:trPr>
          <w:cantSplit/>
        </w:trPr>
        <w:tc>
          <w:tcPr>
            <w:tcW w:w="9360" w:type="dxa"/>
            <w:gridSpan w:val="5"/>
          </w:tcPr>
          <w:p w14:paraId="721EABED" w14:textId="77777777" w:rsidR="00C23F2E" w:rsidRPr="00791B53" w:rsidRDefault="00C23F2E" w:rsidP="00FA5F58">
            <w:pPr>
              <w:spacing w:line="259" w:lineRule="auto"/>
              <w:rPr>
                <w:rFonts w:ascii="Times New Roman" w:hAnsi="Times New Roman"/>
              </w:rPr>
            </w:pPr>
            <w:r w:rsidRPr="00791B53">
              <w:rPr>
                <w:rFonts w:ascii="Times New Roman" w:hAnsi="Times New Roman"/>
              </w:rPr>
              <w:t>{</w:t>
            </w:r>
          </w:p>
          <w:p w14:paraId="47556867" w14:textId="3966C244" w:rsidR="00D86E94" w:rsidRPr="00791B53" w:rsidRDefault="00C23F2E" w:rsidP="00D86E94">
            <w:pPr>
              <w:spacing w:line="259" w:lineRule="auto"/>
              <w:rPr>
                <w:rFonts w:ascii="Times New Roman" w:hAnsi="Times New Roman"/>
              </w:rPr>
            </w:pPr>
            <w:r w:rsidRPr="00791B53">
              <w:rPr>
                <w:rFonts w:ascii="Times New Roman" w:hAnsi="Times New Roman"/>
              </w:rPr>
              <w:t xml:space="preserve">  “</w:t>
            </w:r>
            <w:r w:rsidR="00350789" w:rsidRPr="00791B53">
              <w:rPr>
                <w:rFonts w:ascii="Times New Roman" w:hAnsi="Times New Roman"/>
              </w:rPr>
              <w:t>D</w:t>
            </w:r>
            <w:r w:rsidRPr="00791B53">
              <w:rPr>
                <w:rFonts w:ascii="Times New Roman" w:hAnsi="Times New Roman"/>
              </w:rPr>
              <w:t>ata</w:t>
            </w:r>
            <w:r w:rsidR="00E2706E" w:rsidRPr="00791B53">
              <w:rPr>
                <w:rFonts w:ascii="Times New Roman" w:hAnsi="Times New Roman"/>
              </w:rPr>
              <w:t>”:</w:t>
            </w:r>
          </w:p>
          <w:p w14:paraId="01B21D96" w14:textId="32930738" w:rsidR="00C23F2E" w:rsidRPr="00791B53" w:rsidRDefault="00E2706E" w:rsidP="00970919">
            <w:pPr>
              <w:spacing w:line="259" w:lineRule="auto"/>
              <w:ind w:firstLineChars="200" w:firstLine="480"/>
              <w:rPr>
                <w:rFonts w:ascii="Times New Roman" w:hAnsi="Times New Roman"/>
              </w:rPr>
            </w:pPr>
            <w:r w:rsidRPr="00791B53">
              <w:rPr>
                <w:rFonts w:ascii="Times New Roman" w:hAnsi="Times New Roman"/>
              </w:rPr>
              <w:t>[</w:t>
            </w:r>
            <w:r w:rsidR="00C23F2E" w:rsidRPr="00791B53">
              <w:rPr>
                <w:rFonts w:ascii="Times New Roman" w:hAnsi="Times New Roman"/>
              </w:rPr>
              <w:t>{</w:t>
            </w:r>
          </w:p>
          <w:p w14:paraId="1EB0BC01" w14:textId="60B8858B" w:rsidR="004F2F7B" w:rsidRPr="00791B53" w:rsidRDefault="004F2F7B" w:rsidP="00970919">
            <w:pPr>
              <w:spacing w:line="259" w:lineRule="auto"/>
              <w:ind w:firstLineChars="300" w:firstLine="720"/>
              <w:rPr>
                <w:rFonts w:ascii="Times New Roman" w:hAnsi="Times New Roman"/>
              </w:rPr>
            </w:pPr>
            <w:r w:rsidRPr="00791B53">
              <w:rPr>
                <w:rFonts w:ascii="Times New Roman" w:hAnsi="Times New Roman"/>
              </w:rPr>
              <w:t>“</w:t>
            </w:r>
            <w:r w:rsidR="000D3C4F" w:rsidRPr="00791B53">
              <w:rPr>
                <w:rFonts w:ascii="Times New Roman" w:hAnsi="Times New Roman"/>
              </w:rPr>
              <w:t>Sender</w:t>
            </w:r>
            <w:r w:rsidRPr="00791B53">
              <w:rPr>
                <w:rFonts w:ascii="Times New Roman" w:hAnsi="Times New Roman"/>
              </w:rPr>
              <w:t>”</w:t>
            </w:r>
            <w:r w:rsidR="00B80B74" w:rsidRPr="00791B53">
              <w:rPr>
                <w:rFonts w:ascii="Times New Roman" w:hAnsi="Times New Roman"/>
              </w:rPr>
              <w:t>: EmailAddress,</w:t>
            </w:r>
          </w:p>
          <w:p w14:paraId="53390AD0" w14:textId="77777777" w:rsidR="00C23F2E" w:rsidRPr="00791B53" w:rsidRDefault="00C23F2E" w:rsidP="00970919">
            <w:pPr>
              <w:spacing w:line="259" w:lineRule="auto"/>
              <w:ind w:firstLineChars="300" w:firstLine="720"/>
              <w:rPr>
                <w:rFonts w:ascii="Times New Roman" w:eastAsia="宋体" w:hAnsi="Times New Roman"/>
              </w:rPr>
            </w:pPr>
            <w:r w:rsidRPr="00791B53">
              <w:rPr>
                <w:rFonts w:ascii="Times New Roman" w:eastAsia="宋体" w:hAnsi="Times New Roman"/>
              </w:rPr>
              <w:t>“NickName”: NickName,</w:t>
            </w:r>
          </w:p>
          <w:p w14:paraId="2F0FE625" w14:textId="275C351B" w:rsidR="00D91AE0" w:rsidRPr="00791B53" w:rsidRDefault="00D91AE0" w:rsidP="00970919">
            <w:pPr>
              <w:spacing w:line="259" w:lineRule="auto"/>
              <w:ind w:firstLineChars="300" w:firstLine="720"/>
              <w:rPr>
                <w:rFonts w:ascii="Times New Roman" w:eastAsia="宋体" w:hAnsi="Times New Roman"/>
              </w:rPr>
            </w:pPr>
            <w:r w:rsidRPr="00791B53">
              <w:rPr>
                <w:rFonts w:ascii="Times New Roman" w:eastAsia="宋体" w:hAnsi="Times New Roman"/>
              </w:rPr>
              <w:t>“HeadPortrait”:</w:t>
            </w:r>
            <w:r w:rsidR="00A53C02" w:rsidRPr="00791B53">
              <w:rPr>
                <w:rFonts w:ascii="Times New Roman" w:eastAsia="宋体" w:hAnsi="Times New Roman"/>
              </w:rPr>
              <w:t xml:space="preserve"> HeadPortrait</w:t>
            </w:r>
            <w:r w:rsidR="00253E09" w:rsidRPr="00791B53">
              <w:rPr>
                <w:rFonts w:ascii="Times New Roman" w:eastAsia="宋体" w:hAnsi="Times New Roman"/>
              </w:rPr>
              <w:t>,</w:t>
            </w:r>
          </w:p>
          <w:p w14:paraId="0D59C22F" w14:textId="43E02A84" w:rsidR="00B0611C" w:rsidRPr="00791B53" w:rsidRDefault="00C23F2E" w:rsidP="00970919">
            <w:pPr>
              <w:spacing w:line="259" w:lineRule="auto"/>
              <w:ind w:firstLineChars="300" w:firstLine="720"/>
              <w:rPr>
                <w:rFonts w:ascii="Times New Roman" w:eastAsia="宋体" w:hAnsi="Times New Roman"/>
              </w:rPr>
            </w:pPr>
            <w:r w:rsidRPr="00791B53">
              <w:rPr>
                <w:rFonts w:ascii="Times New Roman" w:eastAsia="宋体" w:hAnsi="Times New Roman"/>
              </w:rPr>
              <w:t>“</w:t>
            </w:r>
            <w:r w:rsidR="00500A80" w:rsidRPr="00791B53">
              <w:rPr>
                <w:rFonts w:ascii="Times New Roman" w:eastAsia="宋体" w:hAnsi="Times New Roman"/>
              </w:rPr>
              <w:t>Contents</w:t>
            </w:r>
            <w:r w:rsidR="00F44D6B" w:rsidRPr="00791B53">
              <w:rPr>
                <w:rFonts w:ascii="Times New Roman" w:eastAsia="宋体" w:hAnsi="Times New Roman"/>
              </w:rPr>
              <w:t>”:</w:t>
            </w:r>
          </w:p>
          <w:p w14:paraId="704A4653" w14:textId="35A655E5" w:rsidR="00C23F2E" w:rsidRPr="00791B53" w:rsidRDefault="00F44D6B" w:rsidP="00970919">
            <w:pPr>
              <w:spacing w:line="259" w:lineRule="auto"/>
              <w:ind w:firstLineChars="400" w:firstLine="960"/>
              <w:rPr>
                <w:rFonts w:ascii="Times New Roman" w:eastAsia="宋体" w:hAnsi="Times New Roman"/>
              </w:rPr>
            </w:pPr>
            <w:r w:rsidRPr="00791B53">
              <w:rPr>
                <w:rFonts w:ascii="Times New Roman" w:eastAsia="宋体" w:hAnsi="Times New Roman"/>
              </w:rPr>
              <w:t>[</w:t>
            </w:r>
            <w:r w:rsidR="00C23F2E" w:rsidRPr="00791B53">
              <w:rPr>
                <w:rFonts w:ascii="Times New Roman" w:eastAsia="宋体" w:hAnsi="Times New Roman"/>
              </w:rPr>
              <w:t>{</w:t>
            </w:r>
          </w:p>
          <w:p w14:paraId="6C78CFD1" w14:textId="564C5114" w:rsidR="00C23F2E" w:rsidRPr="00791B53" w:rsidRDefault="00C23F2E" w:rsidP="00970919">
            <w:pPr>
              <w:spacing w:line="259" w:lineRule="auto"/>
              <w:ind w:firstLineChars="500" w:firstLine="1200"/>
              <w:rPr>
                <w:rFonts w:ascii="Times New Roman" w:eastAsia="宋体" w:hAnsi="Times New Roman"/>
              </w:rPr>
            </w:pPr>
            <w:r w:rsidRPr="00791B53">
              <w:rPr>
                <w:rFonts w:ascii="Times New Roman" w:eastAsia="宋体" w:hAnsi="Times New Roman"/>
              </w:rPr>
              <w:t>“Text”: Text</w:t>
            </w:r>
            <w:r w:rsidR="00D009F6" w:rsidRPr="00791B53">
              <w:rPr>
                <w:rFonts w:ascii="Times New Roman" w:eastAsia="宋体" w:hAnsi="Times New Roman"/>
              </w:rPr>
              <w:t>,</w:t>
            </w:r>
          </w:p>
          <w:p w14:paraId="235F8D2A" w14:textId="77777777" w:rsidR="00704744" w:rsidRPr="00791B53" w:rsidRDefault="00C23F2E" w:rsidP="00970919">
            <w:pPr>
              <w:spacing w:line="259" w:lineRule="auto"/>
              <w:ind w:firstLineChars="500" w:firstLine="1200"/>
              <w:rPr>
                <w:rFonts w:ascii="Times New Roman" w:eastAsia="宋体" w:hAnsi="Times New Roman"/>
              </w:rPr>
            </w:pPr>
            <w:r w:rsidRPr="00791B53">
              <w:rPr>
                <w:rFonts w:ascii="Times New Roman" w:eastAsia="宋体" w:hAnsi="Times New Roman"/>
              </w:rPr>
              <w:t>“Image”: Image</w:t>
            </w:r>
            <w:r w:rsidR="00D009F6" w:rsidRPr="00791B53">
              <w:rPr>
                <w:rFonts w:ascii="Times New Roman" w:eastAsia="宋体" w:hAnsi="Times New Roman"/>
              </w:rPr>
              <w:t>,</w:t>
            </w:r>
          </w:p>
          <w:p w14:paraId="41AA011E" w14:textId="6D45F5C4" w:rsidR="00D74B44" w:rsidRPr="00791B53" w:rsidRDefault="00D74B44" w:rsidP="00970919">
            <w:pPr>
              <w:spacing w:line="259" w:lineRule="auto"/>
              <w:ind w:firstLineChars="500" w:firstLine="1200"/>
              <w:rPr>
                <w:rFonts w:ascii="Times New Roman" w:eastAsia="宋体" w:hAnsi="Times New Roman"/>
              </w:rPr>
            </w:pPr>
            <w:r w:rsidRPr="00791B53">
              <w:rPr>
                <w:rFonts w:ascii="Times New Roman" w:eastAsia="宋体" w:hAnsi="Times New Roman"/>
              </w:rPr>
              <w:t>“</w:t>
            </w:r>
            <w:r w:rsidR="003F7767" w:rsidRPr="00791B53">
              <w:rPr>
                <w:rFonts w:ascii="Times New Roman" w:eastAsia="宋体" w:hAnsi="Times New Roman"/>
              </w:rPr>
              <w:t>Direction</w:t>
            </w:r>
            <w:r w:rsidRPr="00791B53">
              <w:rPr>
                <w:rFonts w:ascii="Times New Roman" w:eastAsia="宋体" w:hAnsi="Times New Roman"/>
              </w:rPr>
              <w:t>”</w:t>
            </w:r>
            <w:r w:rsidR="003F7767" w:rsidRPr="00791B53">
              <w:rPr>
                <w:rFonts w:ascii="Times New Roman" w:eastAsia="宋体" w:hAnsi="Times New Roman"/>
              </w:rPr>
              <w:t>: True/False</w:t>
            </w:r>
          </w:p>
          <w:p w14:paraId="4288CF2D" w14:textId="06984217" w:rsidR="00D009F6" w:rsidRPr="00791B53" w:rsidRDefault="00D009F6" w:rsidP="00970919">
            <w:pPr>
              <w:spacing w:line="259" w:lineRule="auto"/>
              <w:ind w:firstLineChars="500" w:firstLine="1200"/>
              <w:rPr>
                <w:rFonts w:ascii="Times New Roman" w:eastAsia="宋体" w:hAnsi="Times New Roman"/>
              </w:rPr>
            </w:pPr>
            <w:r w:rsidRPr="00791B53">
              <w:rPr>
                <w:rFonts w:ascii="Times New Roman" w:eastAsia="宋体" w:hAnsi="Times New Roman"/>
              </w:rPr>
              <w:t>“</w:t>
            </w:r>
            <w:r w:rsidR="007F6BC4" w:rsidRPr="00791B53">
              <w:rPr>
                <w:rFonts w:ascii="Times New Roman" w:eastAsia="宋体" w:hAnsi="Times New Roman"/>
              </w:rPr>
              <w:t>Create</w:t>
            </w:r>
            <w:r w:rsidRPr="00791B53">
              <w:rPr>
                <w:rFonts w:ascii="Times New Roman" w:eastAsia="宋体" w:hAnsi="Times New Roman"/>
              </w:rPr>
              <w:t xml:space="preserve">Time”: </w:t>
            </w:r>
            <w:r w:rsidR="007D6E62" w:rsidRPr="00791B53">
              <w:rPr>
                <w:rFonts w:ascii="Times New Roman" w:eastAsia="宋体" w:hAnsi="Times New Roman"/>
              </w:rPr>
              <w:t>CreateTime</w:t>
            </w:r>
            <w:r w:rsidR="00C87FDC" w:rsidRPr="00791B53">
              <w:rPr>
                <w:rFonts w:ascii="Times New Roman" w:eastAsia="宋体" w:hAnsi="Times New Roman"/>
              </w:rPr>
              <w:t>,</w:t>
            </w:r>
          </w:p>
          <w:p w14:paraId="3D0AD85F" w14:textId="176E0768" w:rsidR="00C23F2E" w:rsidRPr="00791B53" w:rsidRDefault="00C23F2E" w:rsidP="00970919">
            <w:pPr>
              <w:spacing w:line="259" w:lineRule="auto"/>
              <w:ind w:firstLineChars="400" w:firstLine="960"/>
              <w:rPr>
                <w:rFonts w:ascii="Times New Roman" w:eastAsia="宋体" w:hAnsi="Times New Roman"/>
              </w:rPr>
            </w:pPr>
            <w:r w:rsidRPr="00791B53">
              <w:rPr>
                <w:rFonts w:ascii="Times New Roman" w:eastAsia="宋体" w:hAnsi="Times New Roman"/>
              </w:rPr>
              <w:t>},</w:t>
            </w:r>
            <w:r w:rsidR="00B0463C" w:rsidRPr="00791B53">
              <w:rPr>
                <w:rFonts w:ascii="Times New Roman" w:eastAsia="宋体" w:hAnsi="Times New Roman"/>
              </w:rPr>
              <w:t xml:space="preserve"> </w:t>
            </w:r>
            <w:r w:rsidRPr="00791B53">
              <w:rPr>
                <w:rFonts w:ascii="Times New Roman" w:eastAsia="宋体" w:hAnsi="Times New Roman"/>
              </w:rPr>
              <w:t>…]</w:t>
            </w:r>
            <w:r w:rsidR="00253E09" w:rsidRPr="00791B53">
              <w:rPr>
                <w:rFonts w:ascii="Times New Roman" w:eastAsia="宋体" w:hAnsi="Times New Roman"/>
              </w:rPr>
              <w:t>,</w:t>
            </w:r>
          </w:p>
          <w:p w14:paraId="35334F38" w14:textId="37DA0760" w:rsidR="00C23F2E" w:rsidRPr="00791B53" w:rsidRDefault="00C23F2E" w:rsidP="00970919">
            <w:pPr>
              <w:spacing w:line="259" w:lineRule="auto"/>
              <w:ind w:firstLineChars="200" w:firstLine="480"/>
              <w:rPr>
                <w:rFonts w:ascii="Times New Roman" w:hAnsi="Times New Roman"/>
              </w:rPr>
            </w:pPr>
            <w:r w:rsidRPr="00791B53">
              <w:rPr>
                <w:rFonts w:ascii="Times New Roman" w:hAnsi="Times New Roman"/>
              </w:rPr>
              <w:t>},</w:t>
            </w:r>
            <w:r w:rsidR="00FB1766" w:rsidRPr="00791B53">
              <w:rPr>
                <w:rFonts w:ascii="Times New Roman" w:hAnsi="Times New Roman"/>
              </w:rPr>
              <w:t xml:space="preserve"> </w:t>
            </w:r>
            <w:r w:rsidRPr="00791B53">
              <w:rPr>
                <w:rFonts w:ascii="Times New Roman" w:hAnsi="Times New Roman"/>
              </w:rPr>
              <w:t>…]</w:t>
            </w:r>
          </w:p>
          <w:p w14:paraId="6A6EA42A" w14:textId="77777777" w:rsidR="00AF43A3" w:rsidRPr="00791B53" w:rsidRDefault="00AF43A3" w:rsidP="00AF43A3">
            <w:pPr>
              <w:spacing w:line="259" w:lineRule="auto"/>
              <w:ind w:firstLineChars="100" w:firstLine="240"/>
              <w:rPr>
                <w:rFonts w:ascii="Times New Roman" w:hAnsi="Times New Roman"/>
              </w:rPr>
            </w:pPr>
            <w:r w:rsidRPr="00791B53">
              <w:rPr>
                <w:rFonts w:ascii="Times New Roman" w:hAnsi="Times New Roman"/>
              </w:rPr>
              <w:t>“Success”: True/False,</w:t>
            </w:r>
          </w:p>
          <w:p w14:paraId="319CC9F5" w14:textId="77777777" w:rsidR="00AF43A3" w:rsidRPr="00791B53" w:rsidRDefault="00AF43A3" w:rsidP="00AF43A3">
            <w:pPr>
              <w:spacing w:line="259" w:lineRule="auto"/>
              <w:rPr>
                <w:rFonts w:ascii="Times New Roman" w:hAnsi="Times New Roman"/>
              </w:rPr>
            </w:pPr>
            <w:r w:rsidRPr="00791B53">
              <w:rPr>
                <w:rFonts w:ascii="Times New Roman" w:hAnsi="Times New Roman"/>
              </w:rPr>
              <w:t xml:space="preserve">  “Error”: Error,</w:t>
            </w:r>
          </w:p>
          <w:p w14:paraId="0C72EEDD" w14:textId="77777777" w:rsidR="00C23F2E" w:rsidRPr="00791B53" w:rsidRDefault="00C23F2E" w:rsidP="00FA5F58">
            <w:pPr>
              <w:spacing w:line="259" w:lineRule="auto"/>
              <w:rPr>
                <w:rFonts w:ascii="Times New Roman" w:hAnsi="Times New Roman"/>
              </w:rPr>
            </w:pPr>
            <w:r w:rsidRPr="00791B53">
              <w:rPr>
                <w:rFonts w:ascii="Times New Roman" w:hAnsi="Times New Roman"/>
              </w:rPr>
              <w:t>}</w:t>
            </w:r>
          </w:p>
        </w:tc>
      </w:tr>
      <w:tr w:rsidR="00C23F2E" w:rsidRPr="00791B53" w14:paraId="7857F33B" w14:textId="77777777" w:rsidTr="00FA5F58">
        <w:tc>
          <w:tcPr>
            <w:tcW w:w="9360" w:type="dxa"/>
            <w:gridSpan w:val="5"/>
            <w:shd w:val="clear" w:color="auto" w:fill="D9D9D9" w:themeFill="background1" w:themeFillShade="D9"/>
          </w:tcPr>
          <w:p w14:paraId="7AADCB2A" w14:textId="77777777" w:rsidR="00C23F2E" w:rsidRPr="00791B53" w:rsidRDefault="00C23F2E" w:rsidP="00FA5F58">
            <w:pPr>
              <w:rPr>
                <w:rFonts w:ascii="Times New Roman" w:hAnsi="Times New Roman"/>
              </w:rPr>
            </w:pPr>
            <w:r w:rsidRPr="00791B53">
              <w:rPr>
                <w:rFonts w:ascii="Times New Roman" w:hAnsi="Times New Roman"/>
              </w:rPr>
              <w:t>Implementation</w:t>
            </w:r>
          </w:p>
        </w:tc>
      </w:tr>
      <w:tr w:rsidR="00C23F2E" w:rsidRPr="00791B53" w14:paraId="6576875C" w14:textId="77777777" w:rsidTr="00FA5F58">
        <w:tc>
          <w:tcPr>
            <w:tcW w:w="9360" w:type="dxa"/>
            <w:gridSpan w:val="5"/>
          </w:tcPr>
          <w:p w14:paraId="2F81E49B" w14:textId="5D7C970B" w:rsidR="003954D3" w:rsidRPr="00791B53" w:rsidRDefault="003954D3" w:rsidP="003954D3">
            <w:pPr>
              <w:rPr>
                <w:rFonts w:ascii="Times New Roman" w:eastAsia="宋体" w:hAnsi="Times New Roman"/>
                <w:color w:val="4F4F4F"/>
                <w:sz w:val="22"/>
                <w:szCs w:val="22"/>
                <w:shd w:val="clear" w:color="auto" w:fill="F6F8FA"/>
              </w:rPr>
            </w:pPr>
            <w:r w:rsidRPr="00791B53">
              <w:rPr>
                <w:rFonts w:ascii="Times New Roman" w:eastAsia="宋体" w:hAnsi="Times New Roman"/>
                <w:color w:val="006666"/>
                <w:sz w:val="22"/>
                <w:szCs w:val="22"/>
              </w:rPr>
              <w:t>@app.route('/get-message', methods=[POST])</w:t>
            </w:r>
          </w:p>
          <w:p w14:paraId="252BD0D9" w14:textId="46B03203" w:rsidR="003954D3" w:rsidRPr="00791B53" w:rsidRDefault="003954D3" w:rsidP="003954D3">
            <w:pPr>
              <w:rPr>
                <w:rFonts w:ascii="Times New Roman" w:eastAsia="宋体" w:hAnsi="Times New Roman"/>
                <w:color w:val="4F4F4F"/>
                <w:sz w:val="22"/>
                <w:szCs w:val="22"/>
              </w:rPr>
            </w:pPr>
            <w:r w:rsidRPr="00791B53">
              <w:rPr>
                <w:rFonts w:ascii="Times New Roman" w:eastAsia="宋体" w:hAnsi="Times New Roman"/>
                <w:color w:val="000088"/>
                <w:sz w:val="22"/>
                <w:szCs w:val="22"/>
              </w:rPr>
              <w:t>def</w:t>
            </w:r>
            <w:r w:rsidRPr="00791B53">
              <w:rPr>
                <w:rFonts w:ascii="Times New Roman" w:eastAsia="宋体" w:hAnsi="Times New Roman"/>
                <w:color w:val="4F4F4F"/>
                <w:sz w:val="22"/>
                <w:szCs w:val="22"/>
              </w:rPr>
              <w:t xml:space="preserve"> </w:t>
            </w:r>
            <w:proofErr w:type="spellStart"/>
            <w:r w:rsidR="00B218A3" w:rsidRPr="00791B53">
              <w:rPr>
                <w:rFonts w:ascii="Times New Roman" w:hAnsi="Times New Roman"/>
                <w:sz w:val="22"/>
                <w:szCs w:val="22"/>
              </w:rPr>
              <w:t>GetMessages</w:t>
            </w:r>
            <w:proofErr w:type="spellEnd"/>
            <w:r w:rsidRPr="00791B53">
              <w:rPr>
                <w:rFonts w:ascii="Times New Roman" w:eastAsia="宋体" w:hAnsi="Times New Roman"/>
                <w:color w:val="4F4F4F"/>
                <w:sz w:val="22"/>
                <w:szCs w:val="22"/>
              </w:rPr>
              <w:t>():</w:t>
            </w:r>
          </w:p>
          <w:p w14:paraId="6A813CB6" w14:textId="6CF28924" w:rsidR="003954D3" w:rsidRPr="00791B53" w:rsidRDefault="003954D3" w:rsidP="00411B99">
            <w:pPr>
              <w:ind w:firstLineChars="100" w:firstLine="240"/>
              <w:rPr>
                <w:rFonts w:ascii="Times New Roman" w:eastAsia="宋体" w:hAnsi="Times New Roman"/>
                <w:sz w:val="22"/>
                <w:szCs w:val="22"/>
              </w:rPr>
            </w:pPr>
            <w:r w:rsidRPr="00791B53">
              <w:rPr>
                <w:rFonts w:ascii="Times New Roman" w:hAnsi="Times New Roman"/>
              </w:rPr>
              <w:t xml:space="preserve">EmailAddress = </w:t>
            </w:r>
            <w:r w:rsidRPr="00791B53">
              <w:rPr>
                <w:rFonts w:ascii="Times New Roman" w:eastAsia="宋体" w:hAnsi="Times New Roman"/>
                <w:sz w:val="22"/>
                <w:szCs w:val="22"/>
              </w:rPr>
              <w:t>request.form.get(‘</w:t>
            </w:r>
            <w:r w:rsidRPr="00791B53">
              <w:rPr>
                <w:rFonts w:ascii="Times New Roman" w:hAnsi="Times New Roman"/>
              </w:rPr>
              <w:t>EmailAddress</w:t>
            </w:r>
            <w:r w:rsidRPr="00791B53">
              <w:rPr>
                <w:rFonts w:ascii="Times New Roman" w:eastAsia="宋体" w:hAnsi="Times New Roman"/>
                <w:sz w:val="22"/>
                <w:szCs w:val="22"/>
              </w:rPr>
              <w:t>’)</w:t>
            </w:r>
          </w:p>
          <w:p w14:paraId="3DEE7BF7" w14:textId="30F0786D" w:rsidR="003954D3" w:rsidRPr="00791B53" w:rsidRDefault="003954D3" w:rsidP="00411B99">
            <w:pPr>
              <w:ind w:firstLineChars="100" w:firstLine="220"/>
              <w:rPr>
                <w:rFonts w:ascii="Times New Roman" w:eastAsia="宋体" w:hAnsi="Times New Roman"/>
                <w:sz w:val="22"/>
                <w:szCs w:val="22"/>
              </w:rPr>
            </w:pPr>
            <w:r w:rsidRPr="00791B53">
              <w:rPr>
                <w:rFonts w:ascii="Times New Roman" w:eastAsia="宋体" w:hAnsi="Times New Roman"/>
                <w:sz w:val="22"/>
                <w:szCs w:val="22"/>
              </w:rPr>
              <w:t>…</w:t>
            </w:r>
          </w:p>
          <w:p w14:paraId="611B0AB4" w14:textId="01168049" w:rsidR="00C23F2E" w:rsidRPr="00791B53" w:rsidRDefault="003954D3" w:rsidP="00311316">
            <w:pPr>
              <w:ind w:firstLineChars="100" w:firstLine="220"/>
              <w:rPr>
                <w:rFonts w:ascii="Times New Roman" w:hAnsi="Times New Roman"/>
              </w:rPr>
            </w:pPr>
            <w:r w:rsidRPr="00791B53">
              <w:rPr>
                <w:rFonts w:ascii="Times New Roman" w:eastAsia="宋体" w:hAnsi="Times New Roman"/>
                <w:sz w:val="22"/>
                <w:szCs w:val="22"/>
              </w:rPr>
              <w:t>return return_data</w:t>
            </w:r>
          </w:p>
        </w:tc>
      </w:tr>
    </w:tbl>
    <w:p w14:paraId="1708065A" w14:textId="14DC4E56" w:rsidR="005E46FB" w:rsidRPr="00791B53" w:rsidRDefault="005E46FB" w:rsidP="0015653D">
      <w:pPr>
        <w:shd w:val="clear" w:color="auto" w:fill="FFFFFF"/>
        <w:outlineLvl w:val="3"/>
        <w:rPr>
          <w:rFonts w:ascii="Times New Roman" w:eastAsia="宋体" w:hAnsi="Times New Roman"/>
          <w:b/>
          <w:bCs/>
          <w:color w:val="2A2B2E"/>
          <w:sz w:val="36"/>
          <w:szCs w:val="36"/>
        </w:rPr>
      </w:pPr>
    </w:p>
    <w:p w14:paraId="4DC47798" w14:textId="61BF1F17" w:rsidR="006B6F2E" w:rsidRPr="00791B53" w:rsidRDefault="000C40C8" w:rsidP="006B6F2E">
      <w:pPr>
        <w:shd w:val="clear" w:color="auto" w:fill="FFFFFF"/>
        <w:outlineLvl w:val="3"/>
        <w:rPr>
          <w:rFonts w:ascii="Times New Roman" w:eastAsia="宋体" w:hAnsi="Times New Roman"/>
          <w:b/>
          <w:bCs/>
          <w:color w:val="8EAADB" w:themeColor="accent1" w:themeTint="99"/>
          <w:sz w:val="48"/>
          <w:szCs w:val="48"/>
        </w:rPr>
      </w:pPr>
      <w:r w:rsidRPr="00791B53">
        <w:rPr>
          <w:rFonts w:ascii="Times New Roman" w:eastAsia="宋体" w:hAnsi="Times New Roman"/>
          <w:b/>
          <w:bCs/>
          <w:color w:val="8EAADB" w:themeColor="accent1" w:themeTint="99"/>
          <w:sz w:val="36"/>
          <w:szCs w:val="36"/>
        </w:rPr>
        <w:t>Create</w:t>
      </w:r>
      <w:r w:rsidR="006B6F2E" w:rsidRPr="00791B53">
        <w:rPr>
          <w:rFonts w:ascii="Times New Roman" w:eastAsia="宋体" w:hAnsi="Times New Roman"/>
          <w:b/>
          <w:bCs/>
          <w:color w:val="8EAADB" w:themeColor="accent1" w:themeTint="99"/>
          <w:sz w:val="36"/>
          <w:szCs w:val="36"/>
        </w:rPr>
        <w:t xml:space="preserve"> </w:t>
      </w:r>
      <w:r w:rsidR="00376123" w:rsidRPr="00791B53">
        <w:rPr>
          <w:rFonts w:ascii="Times New Roman" w:eastAsia="宋体" w:hAnsi="Times New Roman"/>
          <w:b/>
          <w:bCs/>
          <w:color w:val="8EAADB" w:themeColor="accent1" w:themeTint="99"/>
          <w:sz w:val="36"/>
          <w:szCs w:val="36"/>
        </w:rPr>
        <w:t>New Post</w:t>
      </w:r>
    </w:p>
    <w:tbl>
      <w:tblPr>
        <w:tblStyle w:val="a4"/>
        <w:tblW w:w="9360" w:type="dxa"/>
        <w:tblLayout w:type="fixed"/>
        <w:tblLook w:val="06A0" w:firstRow="1" w:lastRow="0" w:firstColumn="1" w:lastColumn="0" w:noHBand="1" w:noVBand="1"/>
      </w:tblPr>
      <w:tblGrid>
        <w:gridCol w:w="1110"/>
        <w:gridCol w:w="586"/>
        <w:gridCol w:w="1843"/>
        <w:gridCol w:w="1701"/>
        <w:gridCol w:w="4120"/>
      </w:tblGrid>
      <w:tr w:rsidR="006B6F2E" w:rsidRPr="00791B53" w14:paraId="048930F4" w14:textId="77777777" w:rsidTr="00FA5F58">
        <w:trPr>
          <w:trHeight w:val="300"/>
        </w:trPr>
        <w:tc>
          <w:tcPr>
            <w:tcW w:w="1110" w:type="dxa"/>
            <w:shd w:val="clear" w:color="auto" w:fill="D9D9D9" w:themeFill="background1" w:themeFillShade="D9"/>
          </w:tcPr>
          <w:p w14:paraId="052CDF49" w14:textId="45590DCF" w:rsidR="006B6F2E" w:rsidRPr="00791B53" w:rsidRDefault="00F62796" w:rsidP="00FA5F58">
            <w:pPr>
              <w:rPr>
                <w:rFonts w:ascii="Times New Roman" w:hAnsi="Times New Roman"/>
              </w:rPr>
            </w:pPr>
            <w:r w:rsidRPr="00791B53">
              <w:rPr>
                <w:rFonts w:ascii="Times New Roman" w:hAnsi="Times New Roman"/>
              </w:rPr>
              <w:t>POST</w:t>
            </w:r>
          </w:p>
        </w:tc>
        <w:tc>
          <w:tcPr>
            <w:tcW w:w="8250" w:type="dxa"/>
            <w:gridSpan w:val="4"/>
          </w:tcPr>
          <w:p w14:paraId="257E9790" w14:textId="5573D99E" w:rsidR="006B6F2E" w:rsidRPr="00791B53" w:rsidRDefault="003F079E" w:rsidP="00FA5F58">
            <w:pPr>
              <w:tabs>
                <w:tab w:val="center" w:pos="4017"/>
              </w:tabs>
              <w:rPr>
                <w:rFonts w:ascii="Times New Roman" w:hAnsi="Times New Roman"/>
              </w:rPr>
            </w:pPr>
            <w:r w:rsidRPr="00791B53">
              <w:rPr>
                <w:rFonts w:ascii="Times New Roman" w:hAnsi="Times New Roman"/>
              </w:rPr>
              <w:t>/new-post</w:t>
            </w:r>
          </w:p>
        </w:tc>
      </w:tr>
      <w:tr w:rsidR="00CE3028" w:rsidRPr="00791B53" w14:paraId="0907FCB7" w14:textId="77777777" w:rsidTr="00FA5F58">
        <w:trPr>
          <w:trHeight w:val="300"/>
        </w:trPr>
        <w:tc>
          <w:tcPr>
            <w:tcW w:w="1110" w:type="dxa"/>
            <w:shd w:val="clear" w:color="auto" w:fill="D9D9D9" w:themeFill="background1" w:themeFillShade="D9"/>
          </w:tcPr>
          <w:p w14:paraId="7AFAE117" w14:textId="2C047A1E" w:rsidR="00CE3028" w:rsidRPr="00791B53" w:rsidRDefault="00CE3028" w:rsidP="00FA5F58">
            <w:pPr>
              <w:rPr>
                <w:rFonts w:ascii="Times New Roman" w:hAnsi="Times New Roman"/>
              </w:rPr>
            </w:pPr>
            <w:r w:rsidRPr="00791B53">
              <w:rPr>
                <w:rFonts w:ascii="Times New Roman" w:hAnsi="Times New Roman"/>
              </w:rPr>
              <w:t>Input</w:t>
            </w:r>
          </w:p>
        </w:tc>
        <w:tc>
          <w:tcPr>
            <w:tcW w:w="8250" w:type="dxa"/>
            <w:gridSpan w:val="4"/>
          </w:tcPr>
          <w:p w14:paraId="2242FA26" w14:textId="77777777" w:rsidR="009C36AE" w:rsidRPr="00791B53" w:rsidRDefault="009C36AE" w:rsidP="00FA5F58">
            <w:pPr>
              <w:tabs>
                <w:tab w:val="center" w:pos="4017"/>
              </w:tabs>
              <w:rPr>
                <w:rFonts w:ascii="Times New Roman" w:hAnsi="Times New Roman"/>
              </w:rPr>
            </w:pPr>
            <w:r w:rsidRPr="00791B53">
              <w:rPr>
                <w:rFonts w:ascii="Times New Roman" w:hAnsi="Times New Roman"/>
              </w:rPr>
              <w:t>{</w:t>
            </w:r>
          </w:p>
          <w:p w14:paraId="030D93E3" w14:textId="54828EA2" w:rsidR="00884A1D" w:rsidRPr="00791B53" w:rsidRDefault="00884A1D" w:rsidP="00FA5F58">
            <w:pPr>
              <w:tabs>
                <w:tab w:val="center" w:pos="4017"/>
              </w:tabs>
              <w:rPr>
                <w:rFonts w:ascii="Times New Roman" w:hAnsi="Times New Roman"/>
              </w:rPr>
            </w:pPr>
            <w:r w:rsidRPr="00791B53">
              <w:rPr>
                <w:rFonts w:ascii="Times New Roman" w:hAnsi="Times New Roman"/>
              </w:rPr>
              <w:t xml:space="preserve">  “</w:t>
            </w:r>
            <w:r w:rsidR="003936B1" w:rsidRPr="00791B53">
              <w:rPr>
                <w:rFonts w:ascii="Times New Roman" w:hAnsi="Times New Roman"/>
              </w:rPr>
              <w:t>PostOwner</w:t>
            </w:r>
            <w:r w:rsidRPr="00791B53">
              <w:rPr>
                <w:rFonts w:ascii="Times New Roman" w:hAnsi="Times New Roman"/>
              </w:rPr>
              <w:t>”: EmailAddress</w:t>
            </w:r>
            <w:r w:rsidR="004849DA" w:rsidRPr="00791B53">
              <w:rPr>
                <w:rFonts w:ascii="Times New Roman" w:hAnsi="Times New Roman"/>
              </w:rPr>
              <w:t>,</w:t>
            </w:r>
          </w:p>
          <w:p w14:paraId="1305D723" w14:textId="7E5BC1E2" w:rsidR="00263F7C" w:rsidRPr="00791B53" w:rsidRDefault="00F52717" w:rsidP="00FF1586">
            <w:pPr>
              <w:tabs>
                <w:tab w:val="center" w:pos="4017"/>
              </w:tabs>
              <w:ind w:firstLineChars="100" w:firstLine="240"/>
              <w:rPr>
                <w:rFonts w:ascii="Times New Roman" w:hAnsi="Times New Roman"/>
              </w:rPr>
            </w:pPr>
            <w:r w:rsidRPr="00791B53">
              <w:rPr>
                <w:rFonts w:ascii="Times New Roman" w:hAnsi="Times New Roman"/>
              </w:rPr>
              <w:t>“</w:t>
            </w:r>
            <w:r w:rsidR="009C36AE" w:rsidRPr="00791B53">
              <w:rPr>
                <w:rFonts w:ascii="Times New Roman" w:hAnsi="Times New Roman"/>
              </w:rPr>
              <w:t>Title</w:t>
            </w:r>
            <w:r w:rsidRPr="00791B53">
              <w:rPr>
                <w:rFonts w:ascii="Times New Roman" w:hAnsi="Times New Roman"/>
              </w:rPr>
              <w:t>”:</w:t>
            </w:r>
            <w:r w:rsidR="006B1BFF" w:rsidRPr="00791B53">
              <w:rPr>
                <w:rFonts w:ascii="Times New Roman" w:hAnsi="Times New Roman"/>
              </w:rPr>
              <w:t xml:space="preserve"> </w:t>
            </w:r>
            <w:r w:rsidR="009C36AE" w:rsidRPr="00791B53">
              <w:rPr>
                <w:rFonts w:ascii="Times New Roman" w:hAnsi="Times New Roman"/>
              </w:rPr>
              <w:t>Title</w:t>
            </w:r>
            <w:r w:rsidR="004849DA" w:rsidRPr="00791B53">
              <w:rPr>
                <w:rFonts w:ascii="Times New Roman" w:hAnsi="Times New Roman"/>
              </w:rPr>
              <w:t>,</w:t>
            </w:r>
          </w:p>
          <w:p w14:paraId="299C4E48" w14:textId="212A098B" w:rsidR="00263F7C" w:rsidRPr="00791B53" w:rsidRDefault="00F52717" w:rsidP="00FF1586">
            <w:pPr>
              <w:tabs>
                <w:tab w:val="center" w:pos="4017"/>
              </w:tabs>
              <w:ind w:firstLineChars="100" w:firstLine="240"/>
              <w:rPr>
                <w:rFonts w:ascii="Times New Roman" w:hAnsi="Times New Roman"/>
              </w:rPr>
            </w:pPr>
            <w:r w:rsidRPr="00791B53">
              <w:rPr>
                <w:rFonts w:ascii="Times New Roman" w:hAnsi="Times New Roman"/>
              </w:rPr>
              <w:t>“</w:t>
            </w:r>
            <w:r w:rsidR="009C36AE" w:rsidRPr="00791B53">
              <w:rPr>
                <w:rFonts w:ascii="Times New Roman" w:hAnsi="Times New Roman"/>
              </w:rPr>
              <w:t>Text</w:t>
            </w:r>
            <w:r w:rsidRPr="00791B53">
              <w:rPr>
                <w:rFonts w:ascii="Times New Roman" w:hAnsi="Times New Roman"/>
              </w:rPr>
              <w:t>”:</w:t>
            </w:r>
            <w:r w:rsidR="000E7169" w:rsidRPr="00791B53">
              <w:rPr>
                <w:rFonts w:ascii="Times New Roman" w:hAnsi="Times New Roman"/>
              </w:rPr>
              <w:t xml:space="preserve"> </w:t>
            </w:r>
            <w:r w:rsidR="009C36AE" w:rsidRPr="00791B53">
              <w:rPr>
                <w:rFonts w:ascii="Times New Roman" w:hAnsi="Times New Roman"/>
              </w:rPr>
              <w:t>Text</w:t>
            </w:r>
            <w:r w:rsidR="004849DA" w:rsidRPr="00791B53">
              <w:rPr>
                <w:rFonts w:ascii="Times New Roman" w:hAnsi="Times New Roman"/>
              </w:rPr>
              <w:t>,</w:t>
            </w:r>
          </w:p>
          <w:p w14:paraId="672B1A6F" w14:textId="31922E82" w:rsidR="00613B5F" w:rsidRPr="00791B53" w:rsidRDefault="00613B5F" w:rsidP="00FF1586">
            <w:pPr>
              <w:tabs>
                <w:tab w:val="center" w:pos="4017"/>
              </w:tabs>
              <w:ind w:firstLineChars="100" w:firstLine="240"/>
              <w:rPr>
                <w:rFonts w:ascii="Times New Roman" w:hAnsi="Times New Roman"/>
              </w:rPr>
            </w:pPr>
            <w:r w:rsidRPr="00791B53">
              <w:rPr>
                <w:rFonts w:ascii="Times New Roman" w:hAnsi="Times New Roman"/>
              </w:rPr>
              <w:t>“</w:t>
            </w:r>
            <w:r w:rsidRPr="00791B53">
              <w:rPr>
                <w:rFonts w:ascii="Times New Roman" w:eastAsia="宋体" w:hAnsi="Times New Roman"/>
              </w:rPr>
              <w:t>Auction</w:t>
            </w:r>
            <w:r w:rsidRPr="00791B53">
              <w:rPr>
                <w:rFonts w:ascii="Times New Roman" w:hAnsi="Times New Roman"/>
              </w:rPr>
              <w:t>”: True/False</w:t>
            </w:r>
          </w:p>
          <w:p w14:paraId="7C74D328" w14:textId="48AFF245" w:rsidR="0062753C" w:rsidRPr="00791B53" w:rsidRDefault="0062753C" w:rsidP="00FF1586">
            <w:pPr>
              <w:tabs>
                <w:tab w:val="center" w:pos="4017"/>
              </w:tabs>
              <w:ind w:firstLineChars="100" w:firstLine="240"/>
              <w:rPr>
                <w:rFonts w:ascii="Times New Roman" w:hAnsi="Times New Roman"/>
              </w:rPr>
            </w:pPr>
            <w:r w:rsidRPr="00791B53">
              <w:rPr>
                <w:rFonts w:ascii="Times New Roman" w:hAnsi="Times New Roman"/>
              </w:rPr>
              <w:lastRenderedPageBreak/>
              <w:t>“</w:t>
            </w:r>
            <w:r w:rsidRPr="00791B53">
              <w:rPr>
                <w:rFonts w:ascii="Times New Roman" w:eastAsia="宋体" w:hAnsi="Times New Roman"/>
              </w:rPr>
              <w:t>LostFound</w:t>
            </w:r>
            <w:r w:rsidRPr="00791B53">
              <w:rPr>
                <w:rFonts w:ascii="Times New Roman" w:hAnsi="Times New Roman"/>
              </w:rPr>
              <w:t>”</w:t>
            </w:r>
            <w:r w:rsidR="00F833E9" w:rsidRPr="00791B53">
              <w:rPr>
                <w:rFonts w:ascii="Times New Roman" w:hAnsi="Times New Roman"/>
              </w:rPr>
              <w:t>: True/False</w:t>
            </w:r>
          </w:p>
          <w:p w14:paraId="2BFDC535" w14:textId="78D71D2F" w:rsidR="00F833E9" w:rsidRPr="00791B53" w:rsidRDefault="00F833E9" w:rsidP="00FF1586">
            <w:pPr>
              <w:tabs>
                <w:tab w:val="center" w:pos="4017"/>
              </w:tabs>
              <w:ind w:firstLineChars="100" w:firstLine="240"/>
              <w:rPr>
                <w:rFonts w:ascii="Times New Roman" w:hAnsi="Times New Roman"/>
              </w:rPr>
            </w:pPr>
            <w:r w:rsidRPr="00791B53">
              <w:rPr>
                <w:rFonts w:ascii="Times New Roman" w:hAnsi="Times New Roman"/>
              </w:rPr>
              <w:t>“Price”: Price</w:t>
            </w:r>
          </w:p>
          <w:p w14:paraId="0354229E" w14:textId="061B0945" w:rsidR="00677A08" w:rsidRPr="00791B53" w:rsidRDefault="00677A08" w:rsidP="00FF1586">
            <w:pPr>
              <w:tabs>
                <w:tab w:val="center" w:pos="4017"/>
              </w:tabs>
              <w:ind w:firstLineChars="100" w:firstLine="240"/>
              <w:rPr>
                <w:rFonts w:ascii="Times New Roman" w:hAnsi="Times New Roman"/>
              </w:rPr>
            </w:pPr>
            <w:r w:rsidRPr="00791B53">
              <w:rPr>
                <w:rFonts w:ascii="Times New Roman" w:hAnsi="Times New Roman"/>
              </w:rPr>
              <w:t>“Field</w:t>
            </w:r>
            <w:r w:rsidR="003551D8" w:rsidRPr="00791B53">
              <w:rPr>
                <w:rFonts w:ascii="Times New Roman" w:hAnsi="Times New Roman"/>
              </w:rPr>
              <w:t>s</w:t>
            </w:r>
            <w:r w:rsidRPr="00791B53">
              <w:rPr>
                <w:rFonts w:ascii="Times New Roman" w:hAnsi="Times New Roman"/>
              </w:rPr>
              <w:t>”:</w:t>
            </w:r>
          </w:p>
          <w:p w14:paraId="416FD8E9" w14:textId="5FB40395" w:rsidR="003551D8" w:rsidRPr="00791B53" w:rsidRDefault="003551D8" w:rsidP="003551D8">
            <w:pPr>
              <w:tabs>
                <w:tab w:val="center" w:pos="4017"/>
              </w:tabs>
              <w:ind w:firstLineChars="200" w:firstLine="480"/>
              <w:rPr>
                <w:rFonts w:ascii="Times New Roman" w:hAnsi="Times New Roman"/>
              </w:rPr>
            </w:pPr>
            <w:r w:rsidRPr="00791B53">
              <w:rPr>
                <w:rFonts w:ascii="Times New Roman" w:hAnsi="Times New Roman"/>
              </w:rPr>
              <w:t>[{</w:t>
            </w:r>
          </w:p>
          <w:p w14:paraId="2F5B6164" w14:textId="5080A732" w:rsidR="003551D8" w:rsidRPr="00791B53" w:rsidRDefault="003551D8" w:rsidP="003551D8">
            <w:pPr>
              <w:tabs>
                <w:tab w:val="center" w:pos="4017"/>
              </w:tabs>
              <w:ind w:firstLineChars="200" w:firstLine="480"/>
              <w:rPr>
                <w:rFonts w:ascii="Times New Roman" w:hAnsi="Times New Roman"/>
              </w:rPr>
            </w:pPr>
            <w:r w:rsidRPr="00791B53">
              <w:rPr>
                <w:rFonts w:ascii="Times New Roman" w:hAnsi="Times New Roman"/>
              </w:rPr>
              <w:t>Field</w:t>
            </w:r>
          </w:p>
          <w:p w14:paraId="5EC2A208" w14:textId="0970C635" w:rsidR="00370917" w:rsidRPr="00791B53" w:rsidRDefault="00A14D6B" w:rsidP="003551D8">
            <w:pPr>
              <w:tabs>
                <w:tab w:val="center" w:pos="4017"/>
              </w:tabs>
              <w:ind w:firstLineChars="200" w:firstLine="480"/>
              <w:rPr>
                <w:rFonts w:ascii="Times New Roman" w:hAnsi="Times New Roman"/>
              </w:rPr>
            </w:pPr>
            <w:r w:rsidRPr="00791B53">
              <w:rPr>
                <w:rFonts w:ascii="Times New Roman" w:hAnsi="Times New Roman"/>
              </w:rPr>
              <w:t>}, …</w:t>
            </w:r>
            <w:r w:rsidR="003551D8" w:rsidRPr="00791B53">
              <w:rPr>
                <w:rFonts w:ascii="Times New Roman" w:hAnsi="Times New Roman"/>
              </w:rPr>
              <w:t>]</w:t>
            </w:r>
          </w:p>
          <w:p w14:paraId="14785E5D" w14:textId="77777777" w:rsidR="00FD123F" w:rsidRPr="00791B53" w:rsidRDefault="00F52717" w:rsidP="00FF1586">
            <w:pPr>
              <w:tabs>
                <w:tab w:val="center" w:pos="4017"/>
              </w:tabs>
              <w:ind w:firstLineChars="100" w:firstLine="240"/>
              <w:rPr>
                <w:rFonts w:ascii="Times New Roman" w:hAnsi="Times New Roman"/>
              </w:rPr>
            </w:pPr>
            <w:r w:rsidRPr="00791B53">
              <w:rPr>
                <w:rFonts w:ascii="Times New Roman" w:hAnsi="Times New Roman"/>
              </w:rPr>
              <w:t>“</w:t>
            </w:r>
            <w:r w:rsidR="009C36AE" w:rsidRPr="00791B53">
              <w:rPr>
                <w:rFonts w:ascii="Times New Roman" w:hAnsi="Times New Roman"/>
              </w:rPr>
              <w:t>Images</w:t>
            </w:r>
            <w:r w:rsidRPr="00791B53">
              <w:rPr>
                <w:rFonts w:ascii="Times New Roman" w:hAnsi="Times New Roman"/>
              </w:rPr>
              <w:t>”:</w:t>
            </w:r>
          </w:p>
          <w:p w14:paraId="2657E176" w14:textId="77777777" w:rsidR="003F5EF9" w:rsidRPr="00791B53" w:rsidRDefault="003F5EF9" w:rsidP="00032D91">
            <w:pPr>
              <w:tabs>
                <w:tab w:val="center" w:pos="4017"/>
              </w:tabs>
              <w:ind w:firstLineChars="200" w:firstLine="480"/>
              <w:rPr>
                <w:rFonts w:ascii="Times New Roman" w:hAnsi="Times New Roman"/>
              </w:rPr>
            </w:pPr>
            <w:r w:rsidRPr="00791B53">
              <w:rPr>
                <w:rFonts w:ascii="Times New Roman" w:hAnsi="Times New Roman"/>
              </w:rPr>
              <w:t>[</w:t>
            </w:r>
            <w:r w:rsidR="009C36AE" w:rsidRPr="00791B53">
              <w:rPr>
                <w:rFonts w:ascii="Times New Roman" w:hAnsi="Times New Roman"/>
              </w:rPr>
              <w:t>{</w:t>
            </w:r>
          </w:p>
          <w:p w14:paraId="327E354F" w14:textId="77777777" w:rsidR="003F5EF9" w:rsidRPr="00791B53" w:rsidRDefault="009C36AE" w:rsidP="00032D91">
            <w:pPr>
              <w:tabs>
                <w:tab w:val="center" w:pos="4017"/>
              </w:tabs>
              <w:ind w:firstLineChars="200" w:firstLine="480"/>
              <w:rPr>
                <w:rFonts w:ascii="Times New Roman" w:hAnsi="Times New Roman"/>
              </w:rPr>
            </w:pPr>
            <w:r w:rsidRPr="00791B53">
              <w:rPr>
                <w:rFonts w:ascii="Times New Roman" w:hAnsi="Times New Roman"/>
              </w:rPr>
              <w:t>Images</w:t>
            </w:r>
          </w:p>
          <w:p w14:paraId="6C347B65" w14:textId="228BA318" w:rsidR="00505E73" w:rsidRPr="00791B53" w:rsidRDefault="009C36AE" w:rsidP="00032D91">
            <w:pPr>
              <w:tabs>
                <w:tab w:val="center" w:pos="4017"/>
              </w:tabs>
              <w:ind w:firstLineChars="200" w:firstLine="480"/>
              <w:rPr>
                <w:rFonts w:ascii="Times New Roman" w:hAnsi="Times New Roman"/>
              </w:rPr>
            </w:pPr>
            <w:r w:rsidRPr="00791B53">
              <w:rPr>
                <w:rFonts w:ascii="Times New Roman" w:hAnsi="Times New Roman"/>
              </w:rPr>
              <w:t>}</w:t>
            </w:r>
            <w:r w:rsidR="003F5EF9" w:rsidRPr="00791B53">
              <w:rPr>
                <w:rFonts w:ascii="Times New Roman" w:hAnsi="Times New Roman"/>
              </w:rPr>
              <w:t>, …]</w:t>
            </w:r>
          </w:p>
          <w:p w14:paraId="059A3C4D" w14:textId="4116B17E" w:rsidR="009C36AE" w:rsidRPr="00791B53" w:rsidRDefault="009C36AE" w:rsidP="00FA5F58">
            <w:pPr>
              <w:tabs>
                <w:tab w:val="center" w:pos="4017"/>
              </w:tabs>
              <w:rPr>
                <w:rFonts w:ascii="Times New Roman" w:hAnsi="Times New Roman"/>
              </w:rPr>
            </w:pPr>
            <w:r w:rsidRPr="00791B53">
              <w:rPr>
                <w:rFonts w:ascii="Times New Roman" w:hAnsi="Times New Roman"/>
              </w:rPr>
              <w:t>}</w:t>
            </w:r>
          </w:p>
        </w:tc>
      </w:tr>
      <w:tr w:rsidR="006B6F2E" w:rsidRPr="00791B53" w14:paraId="74E22CCF" w14:textId="77777777" w:rsidTr="00FA5F58">
        <w:tc>
          <w:tcPr>
            <w:tcW w:w="9360" w:type="dxa"/>
            <w:gridSpan w:val="5"/>
          </w:tcPr>
          <w:p w14:paraId="1E27B89D" w14:textId="157BF313" w:rsidR="006B6F2E" w:rsidRPr="00791B53" w:rsidRDefault="00B63161" w:rsidP="00FA5F58">
            <w:pPr>
              <w:rPr>
                <w:rFonts w:ascii="Times New Roman" w:hAnsi="Times New Roman"/>
              </w:rPr>
            </w:pPr>
            <w:r w:rsidRPr="00791B53">
              <w:rPr>
                <w:rFonts w:ascii="Times New Roman" w:hAnsi="Times New Roman"/>
              </w:rPr>
              <w:lastRenderedPageBreak/>
              <w:t xml:space="preserve">Which user </w:t>
            </w:r>
            <w:r w:rsidR="008D32F6" w:rsidRPr="00791B53">
              <w:rPr>
                <w:rFonts w:ascii="Times New Roman" w:hAnsi="Times New Roman"/>
              </w:rPr>
              <w:t>sends</w:t>
            </w:r>
            <w:r w:rsidRPr="00791B53">
              <w:rPr>
                <w:rFonts w:ascii="Times New Roman" w:hAnsi="Times New Roman"/>
              </w:rPr>
              <w:t xml:space="preserve"> a new post with </w:t>
            </w:r>
            <w:r w:rsidR="008D32F6" w:rsidRPr="00791B53">
              <w:rPr>
                <w:rFonts w:ascii="Times New Roman" w:hAnsi="Times New Roman"/>
              </w:rPr>
              <w:t xml:space="preserve">a </w:t>
            </w:r>
            <w:r w:rsidRPr="00791B53">
              <w:rPr>
                <w:rFonts w:ascii="Times New Roman" w:hAnsi="Times New Roman"/>
              </w:rPr>
              <w:t xml:space="preserve">title, </w:t>
            </w:r>
            <w:r w:rsidR="002C5E1A" w:rsidRPr="00791B53">
              <w:rPr>
                <w:rFonts w:ascii="Times New Roman" w:hAnsi="Times New Roman"/>
              </w:rPr>
              <w:t>text,</w:t>
            </w:r>
            <w:r w:rsidRPr="00791B53">
              <w:rPr>
                <w:rFonts w:ascii="Times New Roman" w:hAnsi="Times New Roman"/>
              </w:rPr>
              <w:t xml:space="preserve"> and </w:t>
            </w:r>
            <w:r w:rsidR="00E219A0" w:rsidRPr="00791B53">
              <w:rPr>
                <w:rFonts w:ascii="Times New Roman" w:hAnsi="Times New Roman"/>
              </w:rPr>
              <w:t xml:space="preserve">a list of </w:t>
            </w:r>
            <w:r w:rsidRPr="00791B53">
              <w:rPr>
                <w:rFonts w:ascii="Times New Roman" w:hAnsi="Times New Roman"/>
              </w:rPr>
              <w:t>images</w:t>
            </w:r>
            <w:r w:rsidR="006D3EDE" w:rsidRPr="00791B53">
              <w:rPr>
                <w:rFonts w:ascii="Times New Roman" w:hAnsi="Times New Roman"/>
              </w:rPr>
              <w:t>.</w:t>
            </w:r>
          </w:p>
        </w:tc>
      </w:tr>
      <w:tr w:rsidR="006B6F2E" w:rsidRPr="00791B53" w14:paraId="1447FC6E" w14:textId="77777777" w:rsidTr="00FA5F58">
        <w:tc>
          <w:tcPr>
            <w:tcW w:w="9360" w:type="dxa"/>
            <w:gridSpan w:val="5"/>
            <w:shd w:val="clear" w:color="auto" w:fill="D9D9D9" w:themeFill="background1" w:themeFillShade="D9"/>
          </w:tcPr>
          <w:p w14:paraId="23DDEFDF" w14:textId="77777777" w:rsidR="006B6F2E" w:rsidRPr="00791B53" w:rsidRDefault="006B6F2E" w:rsidP="00FA5F58">
            <w:pPr>
              <w:rPr>
                <w:rFonts w:ascii="Times New Roman" w:hAnsi="Times New Roman"/>
              </w:rPr>
            </w:pPr>
            <w:r w:rsidRPr="00791B53">
              <w:rPr>
                <w:rFonts w:ascii="Times New Roman" w:hAnsi="Times New Roman"/>
              </w:rPr>
              <w:t>Parameters</w:t>
            </w:r>
          </w:p>
        </w:tc>
      </w:tr>
      <w:tr w:rsidR="006B6F2E" w:rsidRPr="00791B53" w14:paraId="23967A12" w14:textId="77777777" w:rsidTr="00542A87">
        <w:trPr>
          <w:trHeight w:val="315"/>
        </w:trPr>
        <w:tc>
          <w:tcPr>
            <w:tcW w:w="1696" w:type="dxa"/>
            <w:gridSpan w:val="2"/>
            <w:shd w:val="clear" w:color="auto" w:fill="F2F2F2" w:themeFill="background1" w:themeFillShade="F2"/>
          </w:tcPr>
          <w:p w14:paraId="28ABC734" w14:textId="77777777" w:rsidR="006B6F2E" w:rsidRPr="00791B53" w:rsidRDefault="006B6F2E" w:rsidP="00FA5F58">
            <w:pPr>
              <w:rPr>
                <w:rFonts w:ascii="Times New Roman" w:hAnsi="Times New Roman"/>
              </w:rPr>
            </w:pPr>
            <w:r w:rsidRPr="00791B53">
              <w:rPr>
                <w:rFonts w:ascii="Times New Roman" w:hAnsi="Times New Roman"/>
              </w:rPr>
              <w:t>Name</w:t>
            </w:r>
          </w:p>
        </w:tc>
        <w:tc>
          <w:tcPr>
            <w:tcW w:w="1843" w:type="dxa"/>
            <w:shd w:val="clear" w:color="auto" w:fill="F2F2F2" w:themeFill="background1" w:themeFillShade="F2"/>
          </w:tcPr>
          <w:p w14:paraId="6105D50E" w14:textId="77777777" w:rsidR="006B6F2E" w:rsidRPr="00791B53" w:rsidRDefault="006B6F2E" w:rsidP="00FA5F58">
            <w:pPr>
              <w:rPr>
                <w:rFonts w:ascii="Times New Roman" w:hAnsi="Times New Roman"/>
              </w:rPr>
            </w:pPr>
            <w:r w:rsidRPr="00791B53">
              <w:rPr>
                <w:rFonts w:ascii="Times New Roman" w:hAnsi="Times New Roman"/>
              </w:rPr>
              <w:t>Data type</w:t>
            </w:r>
          </w:p>
        </w:tc>
        <w:tc>
          <w:tcPr>
            <w:tcW w:w="1701" w:type="dxa"/>
            <w:shd w:val="clear" w:color="auto" w:fill="F2F2F2" w:themeFill="background1" w:themeFillShade="F2"/>
          </w:tcPr>
          <w:p w14:paraId="37CB58A5" w14:textId="77777777" w:rsidR="006B6F2E" w:rsidRPr="00791B53" w:rsidRDefault="006B6F2E" w:rsidP="00FA5F58">
            <w:pPr>
              <w:rPr>
                <w:rFonts w:ascii="Times New Roman" w:hAnsi="Times New Roman"/>
              </w:rPr>
            </w:pPr>
            <w:r w:rsidRPr="00791B53">
              <w:rPr>
                <w:rFonts w:ascii="Times New Roman" w:hAnsi="Times New Roman"/>
              </w:rPr>
              <w:t>Mandatory</w:t>
            </w:r>
          </w:p>
        </w:tc>
        <w:tc>
          <w:tcPr>
            <w:tcW w:w="4120" w:type="dxa"/>
            <w:shd w:val="clear" w:color="auto" w:fill="F2F2F2" w:themeFill="background1" w:themeFillShade="F2"/>
          </w:tcPr>
          <w:p w14:paraId="0F1494A0" w14:textId="77777777" w:rsidR="006B6F2E" w:rsidRPr="00791B53" w:rsidRDefault="006B6F2E" w:rsidP="00FA5F58">
            <w:pPr>
              <w:rPr>
                <w:rFonts w:ascii="Times New Roman" w:hAnsi="Times New Roman"/>
              </w:rPr>
            </w:pPr>
            <w:r w:rsidRPr="00791B53">
              <w:rPr>
                <w:rFonts w:ascii="Times New Roman" w:hAnsi="Times New Roman"/>
              </w:rPr>
              <w:t>Description</w:t>
            </w:r>
          </w:p>
        </w:tc>
      </w:tr>
      <w:tr w:rsidR="0071021D" w:rsidRPr="00791B53" w14:paraId="10DFC102" w14:textId="77777777" w:rsidTr="00542A87">
        <w:tc>
          <w:tcPr>
            <w:tcW w:w="1696" w:type="dxa"/>
            <w:gridSpan w:val="2"/>
          </w:tcPr>
          <w:p w14:paraId="5ED5C400" w14:textId="3462F3F1" w:rsidR="0071021D" w:rsidRPr="00791B53" w:rsidRDefault="000F533B" w:rsidP="00FA5F58">
            <w:pPr>
              <w:rPr>
                <w:rFonts w:ascii="Times New Roman" w:hAnsi="Times New Roman"/>
              </w:rPr>
            </w:pPr>
            <w:r w:rsidRPr="00791B53">
              <w:rPr>
                <w:rFonts w:ascii="Times New Roman" w:hAnsi="Times New Roman"/>
              </w:rPr>
              <w:t>PostOwner</w:t>
            </w:r>
          </w:p>
        </w:tc>
        <w:tc>
          <w:tcPr>
            <w:tcW w:w="1843" w:type="dxa"/>
          </w:tcPr>
          <w:p w14:paraId="49CD2E6F" w14:textId="2CF37B5F" w:rsidR="0071021D" w:rsidRPr="00791B53" w:rsidRDefault="00F652C6" w:rsidP="00FA5F58">
            <w:pPr>
              <w:rPr>
                <w:rFonts w:ascii="Times New Roman" w:hAnsi="Times New Roman"/>
              </w:rPr>
            </w:pPr>
            <w:r w:rsidRPr="00791B53">
              <w:rPr>
                <w:rFonts w:ascii="Times New Roman" w:hAnsi="Times New Roman"/>
              </w:rPr>
              <w:t>EmailAddress</w:t>
            </w:r>
          </w:p>
        </w:tc>
        <w:tc>
          <w:tcPr>
            <w:tcW w:w="1701" w:type="dxa"/>
          </w:tcPr>
          <w:p w14:paraId="5F7B2A85" w14:textId="2F54A62D" w:rsidR="0071021D" w:rsidRPr="00791B53" w:rsidRDefault="0071021D" w:rsidP="00FA5F58">
            <w:pPr>
              <w:rPr>
                <w:rFonts w:ascii="Times New Roman" w:hAnsi="Times New Roman"/>
              </w:rPr>
            </w:pPr>
            <w:r w:rsidRPr="00791B53">
              <w:rPr>
                <w:rFonts w:ascii="Times New Roman" w:hAnsi="Times New Roman"/>
              </w:rPr>
              <w:t>yes</w:t>
            </w:r>
          </w:p>
        </w:tc>
        <w:tc>
          <w:tcPr>
            <w:tcW w:w="4120" w:type="dxa"/>
            <w:vMerge w:val="restart"/>
          </w:tcPr>
          <w:p w14:paraId="131B1420" w14:textId="30B92737" w:rsidR="0071021D" w:rsidRPr="00791B53" w:rsidRDefault="0071021D" w:rsidP="00FA5F58">
            <w:pPr>
              <w:rPr>
                <w:rFonts w:ascii="Times New Roman" w:hAnsi="Times New Roman"/>
              </w:rPr>
            </w:pPr>
            <w:r w:rsidRPr="00791B53">
              <w:rPr>
                <w:rFonts w:ascii="Times New Roman" w:hAnsi="Times New Roman"/>
              </w:rPr>
              <w:t>Refer to table Post in 2.1</w:t>
            </w:r>
          </w:p>
        </w:tc>
      </w:tr>
      <w:tr w:rsidR="0071021D" w:rsidRPr="00791B53" w14:paraId="088DC497" w14:textId="77777777" w:rsidTr="00542A87">
        <w:tc>
          <w:tcPr>
            <w:tcW w:w="1696" w:type="dxa"/>
            <w:gridSpan w:val="2"/>
            <w:vAlign w:val="center"/>
          </w:tcPr>
          <w:p w14:paraId="72FC11BC" w14:textId="39488D43" w:rsidR="0071021D" w:rsidRPr="00791B53" w:rsidRDefault="0071021D" w:rsidP="00FA5F58">
            <w:pPr>
              <w:rPr>
                <w:rFonts w:ascii="Times New Roman" w:hAnsi="Times New Roman"/>
              </w:rPr>
            </w:pPr>
            <w:r w:rsidRPr="00791B53">
              <w:rPr>
                <w:rFonts w:ascii="Times New Roman" w:hAnsi="Times New Roman"/>
              </w:rPr>
              <w:t>Title</w:t>
            </w:r>
          </w:p>
        </w:tc>
        <w:tc>
          <w:tcPr>
            <w:tcW w:w="1843" w:type="dxa"/>
            <w:vAlign w:val="center"/>
          </w:tcPr>
          <w:p w14:paraId="4B415959" w14:textId="47C1F524" w:rsidR="0071021D" w:rsidRPr="00791B53" w:rsidRDefault="0071021D" w:rsidP="00FA5F58">
            <w:pPr>
              <w:rPr>
                <w:rFonts w:ascii="Times New Roman" w:hAnsi="Times New Roman"/>
              </w:rPr>
            </w:pPr>
            <w:r w:rsidRPr="00791B53">
              <w:rPr>
                <w:rFonts w:ascii="Times New Roman" w:hAnsi="Times New Roman"/>
              </w:rPr>
              <w:t>string</w:t>
            </w:r>
          </w:p>
        </w:tc>
        <w:tc>
          <w:tcPr>
            <w:tcW w:w="1701" w:type="dxa"/>
            <w:vAlign w:val="center"/>
          </w:tcPr>
          <w:p w14:paraId="250D9582" w14:textId="58C9F382" w:rsidR="0071021D" w:rsidRPr="00791B53" w:rsidRDefault="0071021D" w:rsidP="00FA5F58">
            <w:pPr>
              <w:rPr>
                <w:rFonts w:ascii="Times New Roman" w:hAnsi="Times New Roman"/>
              </w:rPr>
            </w:pPr>
            <w:r w:rsidRPr="00791B53">
              <w:rPr>
                <w:rFonts w:ascii="Times New Roman" w:hAnsi="Times New Roman"/>
              </w:rPr>
              <w:t>yes</w:t>
            </w:r>
          </w:p>
        </w:tc>
        <w:tc>
          <w:tcPr>
            <w:tcW w:w="4120" w:type="dxa"/>
            <w:vMerge/>
          </w:tcPr>
          <w:p w14:paraId="152D5E77" w14:textId="77777777" w:rsidR="0071021D" w:rsidRPr="00791B53" w:rsidRDefault="0071021D" w:rsidP="00FA5F58">
            <w:pPr>
              <w:rPr>
                <w:rFonts w:ascii="Times New Roman" w:hAnsi="Times New Roman"/>
              </w:rPr>
            </w:pPr>
          </w:p>
        </w:tc>
      </w:tr>
      <w:tr w:rsidR="0071021D" w:rsidRPr="00791B53" w14:paraId="4D961053" w14:textId="77777777" w:rsidTr="00542A87">
        <w:tc>
          <w:tcPr>
            <w:tcW w:w="1696" w:type="dxa"/>
            <w:gridSpan w:val="2"/>
            <w:vAlign w:val="center"/>
          </w:tcPr>
          <w:p w14:paraId="279A97BB" w14:textId="6C0761AD" w:rsidR="0071021D" w:rsidRPr="00791B53" w:rsidRDefault="0071021D" w:rsidP="00FA5F58">
            <w:pPr>
              <w:rPr>
                <w:rFonts w:ascii="Times New Roman" w:hAnsi="Times New Roman"/>
              </w:rPr>
            </w:pPr>
            <w:r w:rsidRPr="00791B53">
              <w:rPr>
                <w:rFonts w:ascii="Times New Roman" w:hAnsi="Times New Roman"/>
              </w:rPr>
              <w:t>Text</w:t>
            </w:r>
          </w:p>
        </w:tc>
        <w:tc>
          <w:tcPr>
            <w:tcW w:w="1843" w:type="dxa"/>
            <w:vAlign w:val="center"/>
          </w:tcPr>
          <w:p w14:paraId="70BBA2CB" w14:textId="6C655F56" w:rsidR="0071021D" w:rsidRPr="00791B53" w:rsidRDefault="0071021D" w:rsidP="00FA5F58">
            <w:pPr>
              <w:rPr>
                <w:rFonts w:ascii="Times New Roman" w:hAnsi="Times New Roman"/>
              </w:rPr>
            </w:pPr>
            <w:r w:rsidRPr="00791B53">
              <w:rPr>
                <w:rFonts w:ascii="Times New Roman" w:hAnsi="Times New Roman"/>
              </w:rPr>
              <w:t>string</w:t>
            </w:r>
          </w:p>
        </w:tc>
        <w:tc>
          <w:tcPr>
            <w:tcW w:w="1701" w:type="dxa"/>
            <w:vAlign w:val="center"/>
          </w:tcPr>
          <w:p w14:paraId="696138FC" w14:textId="18A8A9F9" w:rsidR="0071021D" w:rsidRPr="00791B53" w:rsidRDefault="0071021D" w:rsidP="00FA5F58">
            <w:pPr>
              <w:rPr>
                <w:rFonts w:ascii="Times New Roman" w:hAnsi="Times New Roman"/>
              </w:rPr>
            </w:pPr>
            <w:r w:rsidRPr="00791B53">
              <w:rPr>
                <w:rFonts w:ascii="Times New Roman" w:hAnsi="Times New Roman"/>
              </w:rPr>
              <w:t>no</w:t>
            </w:r>
          </w:p>
        </w:tc>
        <w:tc>
          <w:tcPr>
            <w:tcW w:w="4120" w:type="dxa"/>
            <w:vMerge/>
          </w:tcPr>
          <w:p w14:paraId="51D40379" w14:textId="070974D0" w:rsidR="0071021D" w:rsidRPr="00791B53" w:rsidRDefault="0071021D" w:rsidP="00FA5F58">
            <w:pPr>
              <w:rPr>
                <w:rFonts w:ascii="Times New Roman" w:hAnsi="Times New Roman"/>
              </w:rPr>
            </w:pPr>
          </w:p>
        </w:tc>
      </w:tr>
      <w:tr w:rsidR="0071021D" w:rsidRPr="00791B53" w14:paraId="1D683DE4" w14:textId="77777777" w:rsidTr="00542A87">
        <w:tc>
          <w:tcPr>
            <w:tcW w:w="1696" w:type="dxa"/>
            <w:gridSpan w:val="2"/>
            <w:vAlign w:val="center"/>
          </w:tcPr>
          <w:p w14:paraId="7B2EF967" w14:textId="681C76E2" w:rsidR="0071021D" w:rsidRPr="00791B53" w:rsidRDefault="0071021D" w:rsidP="00FA5F58">
            <w:pPr>
              <w:rPr>
                <w:rFonts w:ascii="Times New Roman" w:hAnsi="Times New Roman"/>
              </w:rPr>
            </w:pPr>
            <w:r w:rsidRPr="00791B53">
              <w:rPr>
                <w:rFonts w:ascii="Times New Roman" w:hAnsi="Times New Roman"/>
              </w:rPr>
              <w:t>Images</w:t>
            </w:r>
          </w:p>
        </w:tc>
        <w:tc>
          <w:tcPr>
            <w:tcW w:w="1843" w:type="dxa"/>
            <w:vAlign w:val="center"/>
          </w:tcPr>
          <w:p w14:paraId="5422DC3A" w14:textId="11A80B2A" w:rsidR="0071021D" w:rsidRPr="00791B53" w:rsidRDefault="0071021D" w:rsidP="00FA5F58">
            <w:pPr>
              <w:rPr>
                <w:rFonts w:ascii="Times New Roman" w:hAnsi="Times New Roman"/>
              </w:rPr>
            </w:pPr>
            <w:r w:rsidRPr="00791B53">
              <w:rPr>
                <w:rFonts w:ascii="Times New Roman" w:hAnsi="Times New Roman"/>
              </w:rPr>
              <w:t>Base64 string</w:t>
            </w:r>
          </w:p>
        </w:tc>
        <w:tc>
          <w:tcPr>
            <w:tcW w:w="1701" w:type="dxa"/>
            <w:vAlign w:val="center"/>
          </w:tcPr>
          <w:p w14:paraId="586787FE" w14:textId="1D6E2CA9" w:rsidR="0071021D" w:rsidRPr="00791B53" w:rsidRDefault="0071021D" w:rsidP="00FA5F58">
            <w:pPr>
              <w:rPr>
                <w:rFonts w:ascii="Times New Roman" w:hAnsi="Times New Roman"/>
              </w:rPr>
            </w:pPr>
            <w:r w:rsidRPr="00791B53">
              <w:rPr>
                <w:rFonts w:ascii="Times New Roman" w:hAnsi="Times New Roman"/>
              </w:rPr>
              <w:t>no</w:t>
            </w:r>
          </w:p>
        </w:tc>
        <w:tc>
          <w:tcPr>
            <w:tcW w:w="4120" w:type="dxa"/>
            <w:vMerge/>
          </w:tcPr>
          <w:p w14:paraId="16D8FCD5" w14:textId="77777777" w:rsidR="0071021D" w:rsidRPr="00791B53" w:rsidRDefault="0071021D" w:rsidP="00FA5F58">
            <w:pPr>
              <w:rPr>
                <w:rFonts w:ascii="Times New Roman" w:hAnsi="Times New Roman"/>
              </w:rPr>
            </w:pPr>
          </w:p>
        </w:tc>
      </w:tr>
      <w:tr w:rsidR="00884E15" w:rsidRPr="00791B53" w14:paraId="3EB8795D" w14:textId="77777777" w:rsidTr="00542A87">
        <w:tc>
          <w:tcPr>
            <w:tcW w:w="1696" w:type="dxa"/>
            <w:gridSpan w:val="2"/>
            <w:vAlign w:val="center"/>
          </w:tcPr>
          <w:p w14:paraId="20572BC6" w14:textId="6B3B3B9F" w:rsidR="00884E15" w:rsidRPr="00791B53" w:rsidRDefault="00884E15" w:rsidP="00FA5F58">
            <w:pPr>
              <w:rPr>
                <w:rFonts w:ascii="Times New Roman" w:hAnsi="Times New Roman"/>
              </w:rPr>
            </w:pPr>
            <w:r w:rsidRPr="00791B53">
              <w:rPr>
                <w:rFonts w:ascii="Times New Roman" w:hAnsi="Times New Roman"/>
              </w:rPr>
              <w:t>Price</w:t>
            </w:r>
          </w:p>
        </w:tc>
        <w:tc>
          <w:tcPr>
            <w:tcW w:w="1843" w:type="dxa"/>
            <w:vAlign w:val="center"/>
          </w:tcPr>
          <w:p w14:paraId="4B371243" w14:textId="4423EA62" w:rsidR="00884E15" w:rsidRPr="00791B53" w:rsidRDefault="00884E15" w:rsidP="00FA5F58">
            <w:pPr>
              <w:rPr>
                <w:rFonts w:ascii="Times New Roman" w:hAnsi="Times New Roman"/>
              </w:rPr>
            </w:pPr>
            <w:r w:rsidRPr="00791B53">
              <w:rPr>
                <w:rFonts w:ascii="Times New Roman" w:hAnsi="Times New Roman"/>
              </w:rPr>
              <w:t>Int</w:t>
            </w:r>
          </w:p>
        </w:tc>
        <w:tc>
          <w:tcPr>
            <w:tcW w:w="1701" w:type="dxa"/>
            <w:vAlign w:val="center"/>
          </w:tcPr>
          <w:p w14:paraId="1AC46B2F" w14:textId="21F69BEB" w:rsidR="00884E15" w:rsidRPr="00791B53" w:rsidRDefault="00884E15" w:rsidP="00FA5F58">
            <w:pPr>
              <w:rPr>
                <w:rFonts w:ascii="Times New Roman" w:hAnsi="Times New Roman"/>
              </w:rPr>
            </w:pPr>
            <w:r w:rsidRPr="00791B53">
              <w:rPr>
                <w:rFonts w:ascii="Times New Roman" w:hAnsi="Times New Roman"/>
              </w:rPr>
              <w:t>no</w:t>
            </w:r>
          </w:p>
        </w:tc>
        <w:tc>
          <w:tcPr>
            <w:tcW w:w="4120" w:type="dxa"/>
            <w:vMerge/>
          </w:tcPr>
          <w:p w14:paraId="7C50B18D" w14:textId="77777777" w:rsidR="00884E15" w:rsidRPr="00791B53" w:rsidRDefault="00884E15" w:rsidP="00FA5F58">
            <w:pPr>
              <w:rPr>
                <w:rFonts w:ascii="Times New Roman" w:hAnsi="Times New Roman"/>
              </w:rPr>
            </w:pPr>
          </w:p>
        </w:tc>
      </w:tr>
      <w:tr w:rsidR="0071021D" w:rsidRPr="00791B53" w14:paraId="4FD986F6" w14:textId="77777777" w:rsidTr="00542A87">
        <w:tc>
          <w:tcPr>
            <w:tcW w:w="1696" w:type="dxa"/>
            <w:gridSpan w:val="2"/>
            <w:vAlign w:val="center"/>
          </w:tcPr>
          <w:p w14:paraId="7774C6B4" w14:textId="2CFB4D32" w:rsidR="0071021D" w:rsidRPr="00791B53" w:rsidRDefault="0071021D" w:rsidP="00FA5F58">
            <w:pPr>
              <w:rPr>
                <w:rFonts w:ascii="Times New Roman" w:hAnsi="Times New Roman"/>
              </w:rPr>
            </w:pPr>
            <w:r w:rsidRPr="00791B53">
              <w:rPr>
                <w:rFonts w:ascii="Times New Roman" w:hAnsi="Times New Roman"/>
              </w:rPr>
              <w:t>Fields</w:t>
            </w:r>
          </w:p>
        </w:tc>
        <w:tc>
          <w:tcPr>
            <w:tcW w:w="1843" w:type="dxa"/>
            <w:vAlign w:val="center"/>
          </w:tcPr>
          <w:p w14:paraId="55F7DA1B" w14:textId="6EFB443D" w:rsidR="0071021D" w:rsidRPr="00791B53" w:rsidRDefault="0071021D" w:rsidP="00FA5F58">
            <w:pPr>
              <w:rPr>
                <w:rFonts w:ascii="Times New Roman" w:hAnsi="Times New Roman"/>
              </w:rPr>
            </w:pPr>
            <w:r w:rsidRPr="00791B53">
              <w:rPr>
                <w:rFonts w:ascii="Times New Roman" w:hAnsi="Times New Roman"/>
              </w:rPr>
              <w:t>List of strings</w:t>
            </w:r>
          </w:p>
        </w:tc>
        <w:tc>
          <w:tcPr>
            <w:tcW w:w="1701" w:type="dxa"/>
            <w:vAlign w:val="center"/>
          </w:tcPr>
          <w:p w14:paraId="20771B3F" w14:textId="734D727D" w:rsidR="0071021D" w:rsidRPr="00791B53" w:rsidRDefault="0071021D" w:rsidP="00FA5F58">
            <w:pPr>
              <w:rPr>
                <w:rFonts w:ascii="Times New Roman" w:hAnsi="Times New Roman"/>
              </w:rPr>
            </w:pPr>
            <w:r w:rsidRPr="00791B53">
              <w:rPr>
                <w:rFonts w:ascii="Times New Roman" w:hAnsi="Times New Roman"/>
              </w:rPr>
              <w:t>no</w:t>
            </w:r>
          </w:p>
        </w:tc>
        <w:tc>
          <w:tcPr>
            <w:tcW w:w="4120" w:type="dxa"/>
            <w:vMerge/>
          </w:tcPr>
          <w:p w14:paraId="145D06C6" w14:textId="77777777" w:rsidR="0071021D" w:rsidRPr="00791B53" w:rsidRDefault="0071021D" w:rsidP="00FA5F58">
            <w:pPr>
              <w:rPr>
                <w:rFonts w:ascii="Times New Roman" w:hAnsi="Times New Roman"/>
              </w:rPr>
            </w:pPr>
          </w:p>
        </w:tc>
      </w:tr>
      <w:tr w:rsidR="00420000" w:rsidRPr="00791B53" w14:paraId="589C7948" w14:textId="77777777" w:rsidTr="00542A87">
        <w:tc>
          <w:tcPr>
            <w:tcW w:w="1696" w:type="dxa"/>
            <w:gridSpan w:val="2"/>
            <w:vAlign w:val="center"/>
          </w:tcPr>
          <w:p w14:paraId="224B2674" w14:textId="1974FE5F" w:rsidR="00420000" w:rsidRPr="00791B53" w:rsidRDefault="00420000" w:rsidP="00420000">
            <w:pPr>
              <w:rPr>
                <w:rFonts w:ascii="Times New Roman" w:hAnsi="Times New Roman"/>
              </w:rPr>
            </w:pPr>
            <w:r w:rsidRPr="00791B53">
              <w:rPr>
                <w:rFonts w:ascii="Times New Roman" w:eastAsia="宋体" w:hAnsi="Times New Roman"/>
              </w:rPr>
              <w:t>Auction</w:t>
            </w:r>
          </w:p>
        </w:tc>
        <w:tc>
          <w:tcPr>
            <w:tcW w:w="1843" w:type="dxa"/>
            <w:vAlign w:val="center"/>
          </w:tcPr>
          <w:p w14:paraId="380EF3BA" w14:textId="384F30BE" w:rsidR="00420000" w:rsidRPr="00791B53" w:rsidRDefault="00420000" w:rsidP="00420000">
            <w:pPr>
              <w:rPr>
                <w:rFonts w:ascii="Times New Roman" w:hAnsi="Times New Roman"/>
              </w:rPr>
            </w:pPr>
            <w:r w:rsidRPr="00791B53">
              <w:rPr>
                <w:rFonts w:ascii="Times New Roman" w:eastAsia="宋体" w:hAnsi="Times New Roman"/>
              </w:rPr>
              <w:t>boolean</w:t>
            </w:r>
          </w:p>
        </w:tc>
        <w:tc>
          <w:tcPr>
            <w:tcW w:w="1701" w:type="dxa"/>
            <w:vAlign w:val="center"/>
          </w:tcPr>
          <w:p w14:paraId="30A8FA44" w14:textId="773EF8E5" w:rsidR="00420000" w:rsidRPr="00791B53" w:rsidRDefault="002D7728" w:rsidP="00420000">
            <w:pPr>
              <w:rPr>
                <w:rFonts w:ascii="Times New Roman" w:hAnsi="Times New Roman"/>
              </w:rPr>
            </w:pPr>
            <w:r w:rsidRPr="00791B53">
              <w:rPr>
                <w:rFonts w:ascii="Times New Roman" w:hAnsi="Times New Roman"/>
              </w:rPr>
              <w:t>No</w:t>
            </w:r>
          </w:p>
        </w:tc>
        <w:tc>
          <w:tcPr>
            <w:tcW w:w="4120" w:type="dxa"/>
          </w:tcPr>
          <w:p w14:paraId="5D95D86B" w14:textId="77777777" w:rsidR="00420000" w:rsidRPr="00791B53" w:rsidRDefault="00420000" w:rsidP="00420000">
            <w:pPr>
              <w:rPr>
                <w:rFonts w:ascii="Times New Roman" w:hAnsi="Times New Roman"/>
              </w:rPr>
            </w:pPr>
          </w:p>
        </w:tc>
      </w:tr>
      <w:tr w:rsidR="00420000" w:rsidRPr="00791B53" w14:paraId="5138FB67" w14:textId="77777777" w:rsidTr="00542A87">
        <w:tc>
          <w:tcPr>
            <w:tcW w:w="1696" w:type="dxa"/>
            <w:gridSpan w:val="2"/>
            <w:vAlign w:val="center"/>
          </w:tcPr>
          <w:p w14:paraId="79683952" w14:textId="510DC5A2" w:rsidR="00420000" w:rsidRPr="00791B53" w:rsidRDefault="00420000" w:rsidP="00420000">
            <w:pPr>
              <w:rPr>
                <w:rFonts w:ascii="Times New Roman" w:hAnsi="Times New Roman"/>
              </w:rPr>
            </w:pPr>
            <w:r w:rsidRPr="00791B53">
              <w:rPr>
                <w:rFonts w:ascii="Times New Roman" w:eastAsia="宋体" w:hAnsi="Times New Roman"/>
              </w:rPr>
              <w:t>LostFound</w:t>
            </w:r>
          </w:p>
        </w:tc>
        <w:tc>
          <w:tcPr>
            <w:tcW w:w="1843" w:type="dxa"/>
            <w:vAlign w:val="center"/>
          </w:tcPr>
          <w:p w14:paraId="2E6C030A" w14:textId="1863C52D" w:rsidR="00420000" w:rsidRPr="00791B53" w:rsidRDefault="00420000" w:rsidP="00420000">
            <w:pPr>
              <w:rPr>
                <w:rFonts w:ascii="Times New Roman" w:hAnsi="Times New Roman"/>
              </w:rPr>
            </w:pPr>
            <w:r w:rsidRPr="00791B53">
              <w:rPr>
                <w:rFonts w:ascii="Times New Roman" w:eastAsia="宋体" w:hAnsi="Times New Roman"/>
              </w:rPr>
              <w:t>boolean</w:t>
            </w:r>
          </w:p>
        </w:tc>
        <w:tc>
          <w:tcPr>
            <w:tcW w:w="1701" w:type="dxa"/>
            <w:vAlign w:val="center"/>
          </w:tcPr>
          <w:p w14:paraId="00BD610A" w14:textId="2490B3D3" w:rsidR="00420000" w:rsidRPr="00791B53" w:rsidRDefault="002D7728" w:rsidP="00420000">
            <w:pPr>
              <w:rPr>
                <w:rFonts w:ascii="Times New Roman" w:hAnsi="Times New Roman"/>
              </w:rPr>
            </w:pPr>
            <w:r w:rsidRPr="00791B53">
              <w:rPr>
                <w:rFonts w:ascii="Times New Roman" w:hAnsi="Times New Roman"/>
              </w:rPr>
              <w:t>no</w:t>
            </w:r>
          </w:p>
        </w:tc>
        <w:tc>
          <w:tcPr>
            <w:tcW w:w="4120" w:type="dxa"/>
          </w:tcPr>
          <w:p w14:paraId="7C407E44" w14:textId="77777777" w:rsidR="00420000" w:rsidRPr="00791B53" w:rsidRDefault="00420000" w:rsidP="00420000">
            <w:pPr>
              <w:rPr>
                <w:rFonts w:ascii="Times New Roman" w:hAnsi="Times New Roman"/>
              </w:rPr>
            </w:pPr>
          </w:p>
        </w:tc>
      </w:tr>
      <w:tr w:rsidR="006B6F2E" w:rsidRPr="00791B53" w14:paraId="516A220F" w14:textId="77777777" w:rsidTr="00FA5F58">
        <w:tc>
          <w:tcPr>
            <w:tcW w:w="9360" w:type="dxa"/>
            <w:gridSpan w:val="5"/>
            <w:shd w:val="clear" w:color="auto" w:fill="D9D9D9" w:themeFill="background1" w:themeFillShade="D9"/>
          </w:tcPr>
          <w:p w14:paraId="41BB81AA" w14:textId="77777777" w:rsidR="006B6F2E" w:rsidRPr="00791B53" w:rsidRDefault="006B6F2E" w:rsidP="00FA5F58">
            <w:pPr>
              <w:spacing w:line="259" w:lineRule="auto"/>
              <w:rPr>
                <w:rFonts w:ascii="Times New Roman" w:hAnsi="Times New Roman"/>
              </w:rPr>
            </w:pPr>
            <w:r w:rsidRPr="00791B53">
              <w:rPr>
                <w:rFonts w:ascii="Times New Roman" w:hAnsi="Times New Roman"/>
              </w:rPr>
              <w:t>Response</w:t>
            </w:r>
          </w:p>
        </w:tc>
      </w:tr>
      <w:tr w:rsidR="006B6F2E" w:rsidRPr="00791B53" w14:paraId="7B1A87D8" w14:textId="77777777" w:rsidTr="00E6354C">
        <w:trPr>
          <w:cantSplit/>
        </w:trPr>
        <w:tc>
          <w:tcPr>
            <w:tcW w:w="9360" w:type="dxa"/>
            <w:gridSpan w:val="5"/>
          </w:tcPr>
          <w:p w14:paraId="7DC007E5" w14:textId="77777777" w:rsidR="00420F61" w:rsidRPr="00791B53" w:rsidRDefault="00DC4736" w:rsidP="007B43D7">
            <w:pPr>
              <w:spacing w:line="259" w:lineRule="auto"/>
              <w:rPr>
                <w:rFonts w:ascii="Times New Roman" w:hAnsi="Times New Roman"/>
              </w:rPr>
            </w:pPr>
            <w:r w:rsidRPr="00791B53">
              <w:rPr>
                <w:rFonts w:ascii="Times New Roman" w:hAnsi="Times New Roman"/>
              </w:rPr>
              <w:t>{</w:t>
            </w:r>
          </w:p>
          <w:p w14:paraId="2121BACE" w14:textId="1976A913" w:rsidR="00CD0347" w:rsidRPr="00791B53" w:rsidRDefault="00CD0347" w:rsidP="00CD0347">
            <w:pPr>
              <w:spacing w:line="259" w:lineRule="auto"/>
              <w:ind w:firstLineChars="100" w:firstLine="240"/>
              <w:rPr>
                <w:rFonts w:ascii="Times New Roman" w:hAnsi="Times New Roman"/>
              </w:rPr>
            </w:pPr>
            <w:r w:rsidRPr="00791B53">
              <w:rPr>
                <w:rFonts w:ascii="Times New Roman" w:hAnsi="Times New Roman"/>
              </w:rPr>
              <w:t>“Success”: True/False,</w:t>
            </w:r>
          </w:p>
          <w:p w14:paraId="20C7788D" w14:textId="56A6A361" w:rsidR="00F3288A" w:rsidRPr="00791B53" w:rsidRDefault="00CD0347" w:rsidP="007B43D7">
            <w:pPr>
              <w:spacing w:line="259" w:lineRule="auto"/>
              <w:rPr>
                <w:rFonts w:ascii="Times New Roman" w:hAnsi="Times New Roman"/>
              </w:rPr>
            </w:pPr>
            <w:r w:rsidRPr="00791B53">
              <w:rPr>
                <w:rFonts w:ascii="Times New Roman" w:hAnsi="Times New Roman"/>
              </w:rPr>
              <w:t xml:space="preserve">  “Error”: Error,</w:t>
            </w:r>
          </w:p>
          <w:p w14:paraId="2A78E5F4" w14:textId="4AFBC9A9" w:rsidR="006B6F2E" w:rsidRPr="00791B53" w:rsidRDefault="00DC4736" w:rsidP="007B43D7">
            <w:pPr>
              <w:spacing w:line="259" w:lineRule="auto"/>
              <w:rPr>
                <w:rFonts w:ascii="Times New Roman" w:hAnsi="Times New Roman"/>
              </w:rPr>
            </w:pPr>
            <w:r w:rsidRPr="00791B53">
              <w:rPr>
                <w:rFonts w:ascii="Times New Roman" w:hAnsi="Times New Roman"/>
              </w:rPr>
              <w:t>}</w:t>
            </w:r>
          </w:p>
        </w:tc>
      </w:tr>
      <w:tr w:rsidR="006B6F2E" w:rsidRPr="00791B53" w14:paraId="2E371019" w14:textId="77777777" w:rsidTr="00FA5F58">
        <w:tc>
          <w:tcPr>
            <w:tcW w:w="9360" w:type="dxa"/>
            <w:gridSpan w:val="5"/>
            <w:shd w:val="clear" w:color="auto" w:fill="D9D9D9" w:themeFill="background1" w:themeFillShade="D9"/>
          </w:tcPr>
          <w:p w14:paraId="43DA713D" w14:textId="77777777" w:rsidR="006B6F2E" w:rsidRPr="00791B53" w:rsidRDefault="006B6F2E" w:rsidP="00FA5F58">
            <w:pPr>
              <w:rPr>
                <w:rFonts w:ascii="Times New Roman" w:hAnsi="Times New Roman"/>
              </w:rPr>
            </w:pPr>
            <w:r w:rsidRPr="00791B53">
              <w:rPr>
                <w:rFonts w:ascii="Times New Roman" w:hAnsi="Times New Roman"/>
              </w:rPr>
              <w:t>Implementation</w:t>
            </w:r>
          </w:p>
        </w:tc>
      </w:tr>
      <w:tr w:rsidR="006B6F2E" w:rsidRPr="00791B53" w14:paraId="41DF5070" w14:textId="77777777" w:rsidTr="00FA5F58">
        <w:tc>
          <w:tcPr>
            <w:tcW w:w="9360" w:type="dxa"/>
            <w:gridSpan w:val="5"/>
          </w:tcPr>
          <w:p w14:paraId="3DF7F26B" w14:textId="2B2FF01B" w:rsidR="00551D24" w:rsidRPr="00791B53" w:rsidRDefault="00551D24" w:rsidP="00551D24">
            <w:pPr>
              <w:rPr>
                <w:rFonts w:ascii="Times New Roman" w:eastAsia="宋体" w:hAnsi="Times New Roman"/>
                <w:color w:val="4F4F4F"/>
                <w:sz w:val="22"/>
                <w:szCs w:val="22"/>
                <w:shd w:val="clear" w:color="auto" w:fill="F6F8FA"/>
              </w:rPr>
            </w:pPr>
            <w:r w:rsidRPr="00791B53">
              <w:rPr>
                <w:rFonts w:ascii="Times New Roman" w:eastAsia="宋体" w:hAnsi="Times New Roman"/>
                <w:color w:val="006666"/>
                <w:sz w:val="22"/>
                <w:szCs w:val="22"/>
              </w:rPr>
              <w:t>@app.route('/</w:t>
            </w:r>
            <w:r w:rsidR="005375A7" w:rsidRPr="00791B53">
              <w:rPr>
                <w:rFonts w:ascii="Times New Roman" w:eastAsia="宋体" w:hAnsi="Times New Roman"/>
                <w:color w:val="006666"/>
                <w:sz w:val="22"/>
                <w:szCs w:val="22"/>
              </w:rPr>
              <w:t>new-post</w:t>
            </w:r>
            <w:r w:rsidRPr="00791B53">
              <w:rPr>
                <w:rFonts w:ascii="Times New Roman" w:eastAsia="宋体" w:hAnsi="Times New Roman"/>
                <w:color w:val="006666"/>
                <w:sz w:val="22"/>
                <w:szCs w:val="22"/>
              </w:rPr>
              <w:t>', methods=[POST])</w:t>
            </w:r>
          </w:p>
          <w:p w14:paraId="6C1BD852" w14:textId="2B3D5849" w:rsidR="00551D24" w:rsidRPr="00791B53" w:rsidRDefault="00551D24" w:rsidP="00551D24">
            <w:pPr>
              <w:rPr>
                <w:rFonts w:ascii="Times New Roman" w:eastAsia="宋体" w:hAnsi="Times New Roman"/>
                <w:color w:val="4F4F4F"/>
                <w:sz w:val="22"/>
                <w:szCs w:val="22"/>
              </w:rPr>
            </w:pPr>
            <w:r w:rsidRPr="00791B53">
              <w:rPr>
                <w:rFonts w:ascii="Times New Roman" w:eastAsia="宋体" w:hAnsi="Times New Roman"/>
                <w:color w:val="000088"/>
                <w:sz w:val="22"/>
                <w:szCs w:val="22"/>
              </w:rPr>
              <w:t>def</w:t>
            </w:r>
            <w:r w:rsidRPr="00791B53">
              <w:rPr>
                <w:rFonts w:ascii="Times New Roman" w:eastAsia="宋体" w:hAnsi="Times New Roman"/>
                <w:color w:val="4F4F4F"/>
                <w:sz w:val="22"/>
                <w:szCs w:val="22"/>
              </w:rPr>
              <w:t xml:space="preserve"> </w:t>
            </w:r>
            <w:r w:rsidR="00C601EE" w:rsidRPr="00791B53">
              <w:rPr>
                <w:rFonts w:ascii="Times New Roman" w:hAnsi="Times New Roman"/>
                <w:sz w:val="22"/>
                <w:szCs w:val="22"/>
              </w:rPr>
              <w:t>NewPost</w:t>
            </w:r>
            <w:r w:rsidRPr="00791B53">
              <w:rPr>
                <w:rFonts w:ascii="Times New Roman" w:eastAsia="宋体" w:hAnsi="Times New Roman"/>
                <w:color w:val="4F4F4F"/>
                <w:sz w:val="22"/>
                <w:szCs w:val="22"/>
              </w:rPr>
              <w:t>():</w:t>
            </w:r>
          </w:p>
          <w:p w14:paraId="4C36C2E6" w14:textId="3069C472" w:rsidR="00551D24" w:rsidRPr="00791B53" w:rsidRDefault="00551D24" w:rsidP="007D0498">
            <w:pPr>
              <w:ind w:firstLineChars="100" w:firstLine="240"/>
              <w:rPr>
                <w:rFonts w:ascii="Times New Roman" w:eastAsia="宋体" w:hAnsi="Times New Roman"/>
                <w:sz w:val="22"/>
                <w:szCs w:val="22"/>
              </w:rPr>
            </w:pPr>
            <w:r w:rsidRPr="00791B53">
              <w:rPr>
                <w:rFonts w:ascii="Times New Roman" w:hAnsi="Times New Roman"/>
              </w:rPr>
              <w:t xml:space="preserve">EmailAddress = </w:t>
            </w:r>
            <w:r w:rsidRPr="00791B53">
              <w:rPr>
                <w:rFonts w:ascii="Times New Roman" w:eastAsia="宋体" w:hAnsi="Times New Roman"/>
                <w:sz w:val="22"/>
                <w:szCs w:val="22"/>
              </w:rPr>
              <w:t>request.form.get(‘</w:t>
            </w:r>
            <w:r w:rsidRPr="00791B53">
              <w:rPr>
                <w:rFonts w:ascii="Times New Roman" w:hAnsi="Times New Roman"/>
              </w:rPr>
              <w:t>EmailAddress</w:t>
            </w:r>
            <w:r w:rsidRPr="00791B53">
              <w:rPr>
                <w:rFonts w:ascii="Times New Roman" w:eastAsia="宋体" w:hAnsi="Times New Roman"/>
                <w:sz w:val="22"/>
                <w:szCs w:val="22"/>
              </w:rPr>
              <w:t>’)</w:t>
            </w:r>
          </w:p>
          <w:p w14:paraId="05CC9060" w14:textId="16284B71" w:rsidR="00551D24" w:rsidRPr="00791B53" w:rsidRDefault="00551D24" w:rsidP="007D0498">
            <w:pPr>
              <w:ind w:firstLineChars="100" w:firstLine="220"/>
              <w:rPr>
                <w:rFonts w:ascii="Times New Roman" w:eastAsia="宋体" w:hAnsi="Times New Roman"/>
                <w:sz w:val="22"/>
                <w:szCs w:val="22"/>
              </w:rPr>
            </w:pPr>
            <w:r w:rsidRPr="00791B53">
              <w:rPr>
                <w:rFonts w:ascii="Times New Roman" w:eastAsia="宋体" w:hAnsi="Times New Roman"/>
                <w:sz w:val="22"/>
                <w:szCs w:val="22"/>
              </w:rPr>
              <w:t>…</w:t>
            </w:r>
          </w:p>
          <w:p w14:paraId="117147E1" w14:textId="13CB6CA6" w:rsidR="006B6F2E" w:rsidRPr="00791B53" w:rsidRDefault="00551D24" w:rsidP="0072407A">
            <w:pPr>
              <w:ind w:firstLineChars="100" w:firstLine="220"/>
              <w:rPr>
                <w:rFonts w:ascii="Times New Roman" w:hAnsi="Times New Roman"/>
              </w:rPr>
            </w:pPr>
            <w:r w:rsidRPr="00791B53">
              <w:rPr>
                <w:rFonts w:ascii="Times New Roman" w:eastAsia="宋体" w:hAnsi="Times New Roman"/>
                <w:sz w:val="22"/>
                <w:szCs w:val="22"/>
              </w:rPr>
              <w:t>return return_data</w:t>
            </w:r>
          </w:p>
        </w:tc>
      </w:tr>
    </w:tbl>
    <w:p w14:paraId="5D19018D" w14:textId="77777777" w:rsidR="00E27B0B" w:rsidRPr="00791B53" w:rsidRDefault="00E27B0B" w:rsidP="00E27B0B">
      <w:pPr>
        <w:shd w:val="clear" w:color="auto" w:fill="FFFFFF"/>
        <w:outlineLvl w:val="3"/>
        <w:rPr>
          <w:rFonts w:ascii="Times New Roman" w:eastAsia="宋体" w:hAnsi="Times New Roman"/>
          <w:color w:val="8EAADB" w:themeColor="accent1" w:themeTint="99"/>
          <w:sz w:val="36"/>
          <w:szCs w:val="36"/>
        </w:rPr>
      </w:pPr>
    </w:p>
    <w:p w14:paraId="7F9E45C4" w14:textId="469A3AC4" w:rsidR="00E27B0B" w:rsidRPr="00791B53" w:rsidRDefault="005B63D3" w:rsidP="00E27B0B">
      <w:pPr>
        <w:shd w:val="clear" w:color="auto" w:fill="FFFFFF"/>
        <w:outlineLvl w:val="3"/>
        <w:rPr>
          <w:rFonts w:ascii="Times New Roman" w:eastAsia="宋体" w:hAnsi="Times New Roman"/>
          <w:b/>
          <w:bCs/>
          <w:color w:val="8EAADB" w:themeColor="accent1" w:themeTint="99"/>
          <w:sz w:val="48"/>
          <w:szCs w:val="48"/>
        </w:rPr>
      </w:pPr>
      <w:r w:rsidRPr="00791B53">
        <w:rPr>
          <w:rFonts w:ascii="Times New Roman" w:eastAsia="宋体" w:hAnsi="Times New Roman"/>
          <w:b/>
          <w:bCs/>
          <w:color w:val="8EAADB" w:themeColor="accent1" w:themeTint="99"/>
          <w:sz w:val="36"/>
          <w:szCs w:val="36"/>
        </w:rPr>
        <w:t>Delete</w:t>
      </w:r>
      <w:r w:rsidR="000C1430" w:rsidRPr="00791B53">
        <w:rPr>
          <w:rFonts w:ascii="Times New Roman" w:eastAsia="宋体" w:hAnsi="Times New Roman"/>
          <w:b/>
          <w:bCs/>
          <w:color w:val="8EAADB" w:themeColor="accent1" w:themeTint="99"/>
          <w:sz w:val="36"/>
          <w:szCs w:val="36"/>
        </w:rPr>
        <w:t xml:space="preserve"> </w:t>
      </w:r>
      <w:r w:rsidR="00E27B0B" w:rsidRPr="00791B53">
        <w:rPr>
          <w:rFonts w:ascii="Times New Roman" w:eastAsia="宋体" w:hAnsi="Times New Roman"/>
          <w:b/>
          <w:bCs/>
          <w:color w:val="8EAADB" w:themeColor="accent1" w:themeTint="99"/>
          <w:sz w:val="36"/>
          <w:szCs w:val="36"/>
        </w:rPr>
        <w:t>Post</w:t>
      </w:r>
    </w:p>
    <w:tbl>
      <w:tblPr>
        <w:tblStyle w:val="a4"/>
        <w:tblW w:w="9360" w:type="dxa"/>
        <w:tblLayout w:type="fixed"/>
        <w:tblLook w:val="06A0" w:firstRow="1" w:lastRow="0" w:firstColumn="1" w:lastColumn="0" w:noHBand="1" w:noVBand="1"/>
      </w:tblPr>
      <w:tblGrid>
        <w:gridCol w:w="1110"/>
        <w:gridCol w:w="870"/>
        <w:gridCol w:w="1701"/>
        <w:gridCol w:w="1417"/>
        <w:gridCol w:w="4262"/>
      </w:tblGrid>
      <w:tr w:rsidR="00E27B0B" w:rsidRPr="00791B53" w14:paraId="382B4044" w14:textId="77777777" w:rsidTr="00FA5F58">
        <w:trPr>
          <w:trHeight w:val="300"/>
        </w:trPr>
        <w:tc>
          <w:tcPr>
            <w:tcW w:w="1110" w:type="dxa"/>
            <w:shd w:val="clear" w:color="auto" w:fill="D9D9D9" w:themeFill="background1" w:themeFillShade="D9"/>
          </w:tcPr>
          <w:p w14:paraId="75E7683C" w14:textId="093F90A8" w:rsidR="00E27B0B" w:rsidRPr="00791B53" w:rsidRDefault="00D1583F" w:rsidP="00FA5F58">
            <w:pPr>
              <w:rPr>
                <w:rFonts w:ascii="Times New Roman" w:hAnsi="Times New Roman"/>
              </w:rPr>
            </w:pPr>
            <w:r w:rsidRPr="00791B53">
              <w:rPr>
                <w:rFonts w:ascii="Times New Roman" w:hAnsi="Times New Roman"/>
              </w:rPr>
              <w:t>POST</w:t>
            </w:r>
          </w:p>
        </w:tc>
        <w:tc>
          <w:tcPr>
            <w:tcW w:w="8250" w:type="dxa"/>
            <w:gridSpan w:val="4"/>
          </w:tcPr>
          <w:p w14:paraId="4996C5B3" w14:textId="3E91EBB3" w:rsidR="00E27B0B" w:rsidRPr="00791B53" w:rsidRDefault="00E27B0B" w:rsidP="00FA5F58">
            <w:pPr>
              <w:tabs>
                <w:tab w:val="center" w:pos="4017"/>
              </w:tabs>
              <w:rPr>
                <w:rFonts w:ascii="Times New Roman" w:hAnsi="Times New Roman"/>
              </w:rPr>
            </w:pPr>
            <w:r w:rsidRPr="00791B53">
              <w:rPr>
                <w:rFonts w:ascii="Times New Roman" w:hAnsi="Times New Roman"/>
              </w:rPr>
              <w:t>/</w:t>
            </w:r>
            <w:r w:rsidR="007D0EC9" w:rsidRPr="00791B53">
              <w:rPr>
                <w:rFonts w:ascii="Times New Roman" w:hAnsi="Times New Roman"/>
              </w:rPr>
              <w:t>delete</w:t>
            </w:r>
            <w:r w:rsidRPr="00791B53">
              <w:rPr>
                <w:rFonts w:ascii="Times New Roman" w:hAnsi="Times New Roman"/>
              </w:rPr>
              <w:t>-post</w:t>
            </w:r>
          </w:p>
        </w:tc>
      </w:tr>
      <w:tr w:rsidR="00DC2D9A" w:rsidRPr="00791B53" w14:paraId="2A2E6774" w14:textId="77777777" w:rsidTr="00FA5F58">
        <w:trPr>
          <w:trHeight w:val="300"/>
        </w:trPr>
        <w:tc>
          <w:tcPr>
            <w:tcW w:w="1110" w:type="dxa"/>
            <w:shd w:val="clear" w:color="auto" w:fill="D9D9D9" w:themeFill="background1" w:themeFillShade="D9"/>
          </w:tcPr>
          <w:p w14:paraId="48727C6B" w14:textId="18180AAB" w:rsidR="00DC2D9A" w:rsidRPr="00791B53" w:rsidRDefault="00FC5E17" w:rsidP="00FA5F58">
            <w:pPr>
              <w:rPr>
                <w:rFonts w:ascii="Times New Roman" w:hAnsi="Times New Roman"/>
              </w:rPr>
            </w:pPr>
            <w:r w:rsidRPr="00791B53">
              <w:rPr>
                <w:rFonts w:ascii="Times New Roman" w:hAnsi="Times New Roman"/>
              </w:rPr>
              <w:t>Input</w:t>
            </w:r>
          </w:p>
        </w:tc>
        <w:tc>
          <w:tcPr>
            <w:tcW w:w="8250" w:type="dxa"/>
            <w:gridSpan w:val="4"/>
          </w:tcPr>
          <w:p w14:paraId="47222256" w14:textId="77777777" w:rsidR="004C34BD" w:rsidRPr="00791B53" w:rsidRDefault="004C34BD" w:rsidP="00FA5F58">
            <w:pPr>
              <w:tabs>
                <w:tab w:val="center" w:pos="4017"/>
              </w:tabs>
              <w:rPr>
                <w:rFonts w:ascii="Times New Roman" w:hAnsi="Times New Roman"/>
              </w:rPr>
            </w:pPr>
            <w:r w:rsidRPr="00791B53">
              <w:rPr>
                <w:rFonts w:ascii="Times New Roman" w:hAnsi="Times New Roman"/>
              </w:rPr>
              <w:t>{</w:t>
            </w:r>
          </w:p>
          <w:p w14:paraId="60A5803D" w14:textId="0FC4F077" w:rsidR="00AE4198" w:rsidRPr="00791B53" w:rsidRDefault="00AE4198" w:rsidP="00FA5F58">
            <w:pPr>
              <w:tabs>
                <w:tab w:val="center" w:pos="4017"/>
              </w:tabs>
              <w:rPr>
                <w:rFonts w:ascii="Times New Roman" w:hAnsi="Times New Roman"/>
              </w:rPr>
            </w:pPr>
            <w:r w:rsidRPr="00791B53">
              <w:rPr>
                <w:rFonts w:ascii="Times New Roman" w:hAnsi="Times New Roman"/>
              </w:rPr>
              <w:t xml:space="preserve">  “</w:t>
            </w:r>
            <w:r w:rsidR="00790B5F" w:rsidRPr="00791B53">
              <w:rPr>
                <w:rFonts w:ascii="Times New Roman" w:hAnsi="Times New Roman"/>
              </w:rPr>
              <w:t>PostOwner</w:t>
            </w:r>
            <w:r w:rsidRPr="00791B53">
              <w:rPr>
                <w:rFonts w:ascii="Times New Roman" w:hAnsi="Times New Roman"/>
              </w:rPr>
              <w:t>”</w:t>
            </w:r>
            <w:r w:rsidR="007C4DA9" w:rsidRPr="00791B53">
              <w:rPr>
                <w:rFonts w:ascii="Times New Roman" w:hAnsi="Times New Roman"/>
              </w:rPr>
              <w:t>: EmailAddress</w:t>
            </w:r>
            <w:r w:rsidR="00F46E5D" w:rsidRPr="00791B53">
              <w:rPr>
                <w:rFonts w:ascii="Times New Roman" w:hAnsi="Times New Roman"/>
              </w:rPr>
              <w:t>,</w:t>
            </w:r>
          </w:p>
          <w:p w14:paraId="56542CF8" w14:textId="417B3D09" w:rsidR="00641374" w:rsidRPr="00791B53" w:rsidRDefault="007E193B" w:rsidP="00FA5F58">
            <w:pPr>
              <w:tabs>
                <w:tab w:val="center" w:pos="4017"/>
              </w:tabs>
              <w:rPr>
                <w:rFonts w:ascii="Times New Roman" w:hAnsi="Times New Roman"/>
              </w:rPr>
            </w:pPr>
            <w:r w:rsidRPr="00791B53">
              <w:rPr>
                <w:rFonts w:ascii="Times New Roman" w:hAnsi="Times New Roman"/>
              </w:rPr>
              <w:t xml:space="preserve">  “Password”</w:t>
            </w:r>
            <w:r w:rsidR="00726472" w:rsidRPr="00791B53">
              <w:rPr>
                <w:rFonts w:ascii="Times New Roman" w:hAnsi="Times New Roman"/>
              </w:rPr>
              <w:t xml:space="preserve"> Password</w:t>
            </w:r>
            <w:r w:rsidR="00F46E5D" w:rsidRPr="00791B53">
              <w:rPr>
                <w:rFonts w:ascii="Times New Roman" w:hAnsi="Times New Roman"/>
              </w:rPr>
              <w:t>,</w:t>
            </w:r>
          </w:p>
          <w:p w14:paraId="2EC064ED" w14:textId="7277FCC6" w:rsidR="004C34BD" w:rsidRPr="00791B53" w:rsidRDefault="00A352C0" w:rsidP="00FA5F58">
            <w:pPr>
              <w:tabs>
                <w:tab w:val="center" w:pos="4017"/>
              </w:tabs>
              <w:rPr>
                <w:rFonts w:ascii="Times New Roman" w:hAnsi="Times New Roman"/>
              </w:rPr>
            </w:pPr>
            <w:r w:rsidRPr="00791B53">
              <w:rPr>
                <w:rFonts w:ascii="Times New Roman" w:hAnsi="Times New Roman"/>
              </w:rPr>
              <w:t xml:space="preserve">  </w:t>
            </w:r>
            <w:r w:rsidR="00AE4198" w:rsidRPr="00791B53">
              <w:rPr>
                <w:rFonts w:ascii="Times New Roman" w:hAnsi="Times New Roman"/>
              </w:rPr>
              <w:t>“PID”</w:t>
            </w:r>
            <w:r w:rsidR="004B6428" w:rsidRPr="00791B53">
              <w:rPr>
                <w:rFonts w:ascii="Times New Roman" w:hAnsi="Times New Roman"/>
              </w:rPr>
              <w:t>: PID</w:t>
            </w:r>
            <w:r w:rsidR="00F46E5D" w:rsidRPr="00791B53">
              <w:rPr>
                <w:rFonts w:ascii="Times New Roman" w:hAnsi="Times New Roman"/>
              </w:rPr>
              <w:t>,</w:t>
            </w:r>
          </w:p>
          <w:p w14:paraId="6B1BF261" w14:textId="038C0C4C" w:rsidR="00DC2D9A" w:rsidRPr="00791B53" w:rsidRDefault="004C34BD" w:rsidP="00FA5F58">
            <w:pPr>
              <w:tabs>
                <w:tab w:val="center" w:pos="4017"/>
              </w:tabs>
              <w:rPr>
                <w:rFonts w:ascii="Times New Roman" w:hAnsi="Times New Roman"/>
              </w:rPr>
            </w:pPr>
            <w:r w:rsidRPr="00791B53">
              <w:rPr>
                <w:rFonts w:ascii="Times New Roman" w:hAnsi="Times New Roman"/>
              </w:rPr>
              <w:t>}</w:t>
            </w:r>
          </w:p>
        </w:tc>
      </w:tr>
      <w:tr w:rsidR="00E27B0B" w:rsidRPr="00791B53" w14:paraId="23E442AF" w14:textId="77777777" w:rsidTr="00FA5F58">
        <w:tc>
          <w:tcPr>
            <w:tcW w:w="9360" w:type="dxa"/>
            <w:gridSpan w:val="5"/>
          </w:tcPr>
          <w:p w14:paraId="6E4D3B2E" w14:textId="545EAECD" w:rsidR="00E27B0B" w:rsidRPr="00791B53" w:rsidRDefault="001E0EC1" w:rsidP="00FA5F58">
            <w:pPr>
              <w:rPr>
                <w:rFonts w:ascii="Times New Roman" w:hAnsi="Times New Roman"/>
              </w:rPr>
            </w:pPr>
            <w:r w:rsidRPr="00791B53">
              <w:rPr>
                <w:rFonts w:ascii="Times New Roman" w:hAnsi="Times New Roman"/>
              </w:rPr>
              <w:lastRenderedPageBreak/>
              <w:t>Only the post owner can delete the PID.</w:t>
            </w:r>
          </w:p>
        </w:tc>
      </w:tr>
      <w:tr w:rsidR="00E27B0B" w:rsidRPr="00791B53" w14:paraId="3063EE9F" w14:textId="77777777" w:rsidTr="00FA5F58">
        <w:tc>
          <w:tcPr>
            <w:tcW w:w="9360" w:type="dxa"/>
            <w:gridSpan w:val="5"/>
            <w:shd w:val="clear" w:color="auto" w:fill="D9D9D9" w:themeFill="background1" w:themeFillShade="D9"/>
          </w:tcPr>
          <w:p w14:paraId="06DEE781" w14:textId="77777777" w:rsidR="00E27B0B" w:rsidRPr="00791B53" w:rsidRDefault="00E27B0B" w:rsidP="00FA5F58">
            <w:pPr>
              <w:rPr>
                <w:rFonts w:ascii="Times New Roman" w:hAnsi="Times New Roman"/>
              </w:rPr>
            </w:pPr>
            <w:r w:rsidRPr="00791B53">
              <w:rPr>
                <w:rFonts w:ascii="Times New Roman" w:hAnsi="Times New Roman"/>
              </w:rPr>
              <w:t>Parameters</w:t>
            </w:r>
          </w:p>
        </w:tc>
      </w:tr>
      <w:tr w:rsidR="00E27B0B" w:rsidRPr="00791B53" w14:paraId="3B8FA971" w14:textId="77777777" w:rsidTr="00883EB6">
        <w:trPr>
          <w:trHeight w:val="315"/>
        </w:trPr>
        <w:tc>
          <w:tcPr>
            <w:tcW w:w="1980" w:type="dxa"/>
            <w:gridSpan w:val="2"/>
            <w:shd w:val="clear" w:color="auto" w:fill="F2F2F2" w:themeFill="background1" w:themeFillShade="F2"/>
          </w:tcPr>
          <w:p w14:paraId="04C60A6E" w14:textId="77777777" w:rsidR="00E27B0B" w:rsidRPr="00791B53" w:rsidRDefault="00E27B0B" w:rsidP="00FA5F58">
            <w:pPr>
              <w:rPr>
                <w:rFonts w:ascii="Times New Roman" w:hAnsi="Times New Roman"/>
              </w:rPr>
            </w:pPr>
            <w:r w:rsidRPr="00791B53">
              <w:rPr>
                <w:rFonts w:ascii="Times New Roman" w:hAnsi="Times New Roman"/>
              </w:rPr>
              <w:t>Name</w:t>
            </w:r>
          </w:p>
        </w:tc>
        <w:tc>
          <w:tcPr>
            <w:tcW w:w="1701" w:type="dxa"/>
            <w:shd w:val="clear" w:color="auto" w:fill="F2F2F2" w:themeFill="background1" w:themeFillShade="F2"/>
          </w:tcPr>
          <w:p w14:paraId="3C8AC812" w14:textId="77777777" w:rsidR="00E27B0B" w:rsidRPr="00791B53" w:rsidRDefault="00E27B0B" w:rsidP="00FA5F58">
            <w:pPr>
              <w:rPr>
                <w:rFonts w:ascii="Times New Roman" w:hAnsi="Times New Roman"/>
              </w:rPr>
            </w:pPr>
            <w:r w:rsidRPr="00791B53">
              <w:rPr>
                <w:rFonts w:ascii="Times New Roman" w:hAnsi="Times New Roman"/>
              </w:rPr>
              <w:t>Data type</w:t>
            </w:r>
          </w:p>
        </w:tc>
        <w:tc>
          <w:tcPr>
            <w:tcW w:w="1417" w:type="dxa"/>
            <w:shd w:val="clear" w:color="auto" w:fill="F2F2F2" w:themeFill="background1" w:themeFillShade="F2"/>
          </w:tcPr>
          <w:p w14:paraId="332A3787" w14:textId="77777777" w:rsidR="00E27B0B" w:rsidRPr="00791B53" w:rsidRDefault="00E27B0B" w:rsidP="00FA5F58">
            <w:pPr>
              <w:rPr>
                <w:rFonts w:ascii="Times New Roman" w:hAnsi="Times New Roman"/>
              </w:rPr>
            </w:pPr>
            <w:r w:rsidRPr="00791B53">
              <w:rPr>
                <w:rFonts w:ascii="Times New Roman" w:hAnsi="Times New Roman"/>
              </w:rPr>
              <w:t>Mandatory</w:t>
            </w:r>
          </w:p>
        </w:tc>
        <w:tc>
          <w:tcPr>
            <w:tcW w:w="4262" w:type="dxa"/>
            <w:shd w:val="clear" w:color="auto" w:fill="F2F2F2" w:themeFill="background1" w:themeFillShade="F2"/>
          </w:tcPr>
          <w:p w14:paraId="75A0F97A" w14:textId="77777777" w:rsidR="00E27B0B" w:rsidRPr="00791B53" w:rsidRDefault="00E27B0B" w:rsidP="00FA5F58">
            <w:pPr>
              <w:rPr>
                <w:rFonts w:ascii="Times New Roman" w:hAnsi="Times New Roman"/>
              </w:rPr>
            </w:pPr>
            <w:r w:rsidRPr="00791B53">
              <w:rPr>
                <w:rFonts w:ascii="Times New Roman" w:hAnsi="Times New Roman"/>
              </w:rPr>
              <w:t>Description</w:t>
            </w:r>
          </w:p>
        </w:tc>
      </w:tr>
      <w:tr w:rsidR="000D0DFF" w:rsidRPr="00791B53" w14:paraId="065BFAFD" w14:textId="77777777" w:rsidTr="00883EB6">
        <w:tc>
          <w:tcPr>
            <w:tcW w:w="1980" w:type="dxa"/>
            <w:gridSpan w:val="2"/>
          </w:tcPr>
          <w:p w14:paraId="6D749408" w14:textId="48934D56" w:rsidR="000D0DFF" w:rsidRPr="00791B53" w:rsidRDefault="00883EB6" w:rsidP="00FA5F58">
            <w:pPr>
              <w:rPr>
                <w:rFonts w:ascii="Times New Roman" w:hAnsi="Times New Roman"/>
              </w:rPr>
            </w:pPr>
            <w:r w:rsidRPr="00791B53">
              <w:rPr>
                <w:rFonts w:ascii="Times New Roman" w:hAnsi="Times New Roman"/>
              </w:rPr>
              <w:t>PostOwner</w:t>
            </w:r>
          </w:p>
        </w:tc>
        <w:tc>
          <w:tcPr>
            <w:tcW w:w="1701" w:type="dxa"/>
          </w:tcPr>
          <w:p w14:paraId="2C5FFA08" w14:textId="0B534A01" w:rsidR="000D0DFF" w:rsidRPr="00791B53" w:rsidRDefault="00883EB6" w:rsidP="00FA5F58">
            <w:pPr>
              <w:rPr>
                <w:rFonts w:ascii="Times New Roman" w:hAnsi="Times New Roman"/>
              </w:rPr>
            </w:pPr>
            <w:r w:rsidRPr="00791B53">
              <w:rPr>
                <w:rFonts w:ascii="Times New Roman" w:hAnsi="Times New Roman"/>
              </w:rPr>
              <w:t>EmailAddress</w:t>
            </w:r>
          </w:p>
        </w:tc>
        <w:tc>
          <w:tcPr>
            <w:tcW w:w="1417" w:type="dxa"/>
          </w:tcPr>
          <w:p w14:paraId="7907D9F2" w14:textId="3D9AEECF" w:rsidR="000D0DFF" w:rsidRPr="00791B53" w:rsidRDefault="00291249" w:rsidP="00FA5F58">
            <w:pPr>
              <w:rPr>
                <w:rFonts w:ascii="Times New Roman" w:hAnsi="Times New Roman"/>
              </w:rPr>
            </w:pPr>
            <w:r w:rsidRPr="00791B53">
              <w:rPr>
                <w:rFonts w:ascii="Times New Roman" w:hAnsi="Times New Roman"/>
              </w:rPr>
              <w:t>yes</w:t>
            </w:r>
          </w:p>
        </w:tc>
        <w:tc>
          <w:tcPr>
            <w:tcW w:w="4262" w:type="dxa"/>
          </w:tcPr>
          <w:p w14:paraId="3D411F56" w14:textId="152B71E0" w:rsidR="000D0DFF" w:rsidRPr="00791B53" w:rsidRDefault="00615BA7" w:rsidP="00FA5F58">
            <w:pPr>
              <w:rPr>
                <w:rFonts w:ascii="Times New Roman" w:hAnsi="Times New Roman"/>
              </w:rPr>
            </w:pPr>
            <w:r w:rsidRPr="00791B53">
              <w:rPr>
                <w:rFonts w:ascii="Times New Roman" w:hAnsi="Times New Roman"/>
              </w:rPr>
              <w:t>Email address</w:t>
            </w:r>
          </w:p>
        </w:tc>
      </w:tr>
      <w:tr w:rsidR="00E27B0B" w:rsidRPr="00791B53" w14:paraId="23439E81" w14:textId="77777777" w:rsidTr="00883EB6">
        <w:tc>
          <w:tcPr>
            <w:tcW w:w="1980" w:type="dxa"/>
            <w:gridSpan w:val="2"/>
          </w:tcPr>
          <w:p w14:paraId="11643217" w14:textId="09901EEA" w:rsidR="00E27B0B" w:rsidRPr="00791B53" w:rsidRDefault="00291249" w:rsidP="00FA5F58">
            <w:pPr>
              <w:rPr>
                <w:rFonts w:ascii="Times New Roman" w:hAnsi="Times New Roman"/>
              </w:rPr>
            </w:pPr>
            <w:r w:rsidRPr="00791B53">
              <w:rPr>
                <w:rFonts w:ascii="Times New Roman" w:hAnsi="Times New Roman"/>
              </w:rPr>
              <w:t>Password</w:t>
            </w:r>
          </w:p>
        </w:tc>
        <w:tc>
          <w:tcPr>
            <w:tcW w:w="1701" w:type="dxa"/>
          </w:tcPr>
          <w:p w14:paraId="4BE24E42" w14:textId="66470DC7" w:rsidR="00E27B0B" w:rsidRPr="00791B53" w:rsidRDefault="00291249" w:rsidP="00FA5F58">
            <w:pPr>
              <w:rPr>
                <w:rFonts w:ascii="Times New Roman" w:hAnsi="Times New Roman"/>
              </w:rPr>
            </w:pPr>
            <w:r w:rsidRPr="00791B53">
              <w:rPr>
                <w:rFonts w:ascii="Times New Roman" w:hAnsi="Times New Roman"/>
              </w:rPr>
              <w:t>string</w:t>
            </w:r>
          </w:p>
        </w:tc>
        <w:tc>
          <w:tcPr>
            <w:tcW w:w="1417" w:type="dxa"/>
          </w:tcPr>
          <w:p w14:paraId="43E112C4" w14:textId="6C60FAD6" w:rsidR="00E27B0B" w:rsidRPr="00791B53" w:rsidRDefault="00291249" w:rsidP="00FA5F58">
            <w:pPr>
              <w:rPr>
                <w:rFonts w:ascii="Times New Roman" w:hAnsi="Times New Roman"/>
              </w:rPr>
            </w:pPr>
            <w:r w:rsidRPr="00791B53">
              <w:rPr>
                <w:rFonts w:ascii="Times New Roman" w:hAnsi="Times New Roman"/>
              </w:rPr>
              <w:t>yes</w:t>
            </w:r>
          </w:p>
        </w:tc>
        <w:tc>
          <w:tcPr>
            <w:tcW w:w="4262" w:type="dxa"/>
          </w:tcPr>
          <w:p w14:paraId="2C99CC69" w14:textId="7786EDDC" w:rsidR="00E27B0B" w:rsidRPr="00791B53" w:rsidRDefault="00291249" w:rsidP="00FA5F58">
            <w:pPr>
              <w:rPr>
                <w:rFonts w:ascii="Times New Roman" w:hAnsi="Times New Roman"/>
              </w:rPr>
            </w:pPr>
            <w:r w:rsidRPr="00791B53">
              <w:rPr>
                <w:rFonts w:ascii="Times New Roman" w:hAnsi="Times New Roman"/>
              </w:rPr>
              <w:t>Password</w:t>
            </w:r>
          </w:p>
        </w:tc>
      </w:tr>
      <w:tr w:rsidR="001317DF" w:rsidRPr="00791B53" w14:paraId="156F4185" w14:textId="77777777" w:rsidTr="00883EB6">
        <w:tc>
          <w:tcPr>
            <w:tcW w:w="1980" w:type="dxa"/>
            <w:gridSpan w:val="2"/>
          </w:tcPr>
          <w:p w14:paraId="742483D7" w14:textId="714A7452" w:rsidR="001317DF" w:rsidRPr="00791B53" w:rsidRDefault="001317DF" w:rsidP="001317DF">
            <w:pPr>
              <w:rPr>
                <w:rFonts w:ascii="Times New Roman" w:hAnsi="Times New Roman"/>
              </w:rPr>
            </w:pPr>
            <w:r w:rsidRPr="00791B53">
              <w:rPr>
                <w:rFonts w:ascii="Times New Roman" w:hAnsi="Times New Roman"/>
              </w:rPr>
              <w:t>PID</w:t>
            </w:r>
          </w:p>
        </w:tc>
        <w:tc>
          <w:tcPr>
            <w:tcW w:w="1701" w:type="dxa"/>
          </w:tcPr>
          <w:p w14:paraId="37E2CC29" w14:textId="505D5A82" w:rsidR="001317DF" w:rsidRPr="00791B53" w:rsidRDefault="001317DF" w:rsidP="001317DF">
            <w:pPr>
              <w:rPr>
                <w:rFonts w:ascii="Times New Roman" w:hAnsi="Times New Roman"/>
              </w:rPr>
            </w:pPr>
            <w:r w:rsidRPr="00791B53">
              <w:rPr>
                <w:rFonts w:ascii="Times New Roman" w:hAnsi="Times New Roman"/>
              </w:rPr>
              <w:t>string</w:t>
            </w:r>
          </w:p>
        </w:tc>
        <w:tc>
          <w:tcPr>
            <w:tcW w:w="1417" w:type="dxa"/>
          </w:tcPr>
          <w:p w14:paraId="12BF20E1" w14:textId="28661CA6" w:rsidR="001317DF" w:rsidRPr="00791B53" w:rsidRDefault="001317DF" w:rsidP="001317DF">
            <w:pPr>
              <w:rPr>
                <w:rFonts w:ascii="Times New Roman" w:hAnsi="Times New Roman"/>
              </w:rPr>
            </w:pPr>
            <w:r w:rsidRPr="00791B53">
              <w:rPr>
                <w:rFonts w:ascii="Times New Roman" w:hAnsi="Times New Roman"/>
              </w:rPr>
              <w:t>yes</w:t>
            </w:r>
          </w:p>
        </w:tc>
        <w:tc>
          <w:tcPr>
            <w:tcW w:w="4262" w:type="dxa"/>
          </w:tcPr>
          <w:p w14:paraId="495D255D" w14:textId="36EB2A23" w:rsidR="001317DF" w:rsidRPr="00791B53" w:rsidRDefault="00291249" w:rsidP="001317DF">
            <w:pPr>
              <w:rPr>
                <w:rFonts w:ascii="Times New Roman" w:hAnsi="Times New Roman"/>
              </w:rPr>
            </w:pPr>
            <w:r w:rsidRPr="00791B53">
              <w:rPr>
                <w:rFonts w:ascii="Times New Roman" w:hAnsi="Times New Roman"/>
              </w:rPr>
              <w:t>PID</w:t>
            </w:r>
          </w:p>
        </w:tc>
      </w:tr>
      <w:tr w:rsidR="001317DF" w:rsidRPr="00791B53" w14:paraId="471FC271" w14:textId="77777777" w:rsidTr="00FA5F58">
        <w:tc>
          <w:tcPr>
            <w:tcW w:w="9360" w:type="dxa"/>
            <w:gridSpan w:val="5"/>
            <w:shd w:val="clear" w:color="auto" w:fill="D9D9D9" w:themeFill="background1" w:themeFillShade="D9"/>
          </w:tcPr>
          <w:p w14:paraId="683151E6" w14:textId="77777777" w:rsidR="001317DF" w:rsidRPr="00791B53" w:rsidRDefault="001317DF" w:rsidP="001317DF">
            <w:pPr>
              <w:spacing w:line="259" w:lineRule="auto"/>
              <w:rPr>
                <w:rFonts w:ascii="Times New Roman" w:hAnsi="Times New Roman"/>
              </w:rPr>
            </w:pPr>
            <w:r w:rsidRPr="00791B53">
              <w:rPr>
                <w:rFonts w:ascii="Times New Roman" w:hAnsi="Times New Roman"/>
              </w:rPr>
              <w:t>Response</w:t>
            </w:r>
          </w:p>
        </w:tc>
      </w:tr>
      <w:tr w:rsidR="001317DF" w:rsidRPr="00791B53" w14:paraId="6686F145" w14:textId="77777777" w:rsidTr="00E6354C">
        <w:trPr>
          <w:cantSplit/>
        </w:trPr>
        <w:tc>
          <w:tcPr>
            <w:tcW w:w="9360" w:type="dxa"/>
            <w:gridSpan w:val="5"/>
          </w:tcPr>
          <w:p w14:paraId="7513752D" w14:textId="77777777" w:rsidR="002C5E44" w:rsidRPr="00791B53" w:rsidRDefault="002C5E44" w:rsidP="002C5E44">
            <w:pPr>
              <w:spacing w:line="259" w:lineRule="auto"/>
              <w:rPr>
                <w:rFonts w:ascii="Times New Roman" w:hAnsi="Times New Roman"/>
              </w:rPr>
            </w:pPr>
            <w:r w:rsidRPr="00791B53">
              <w:rPr>
                <w:rFonts w:ascii="Times New Roman" w:hAnsi="Times New Roman"/>
              </w:rPr>
              <w:t>{</w:t>
            </w:r>
          </w:p>
          <w:p w14:paraId="73B11B66" w14:textId="77777777" w:rsidR="002C5E44" w:rsidRPr="00791B53" w:rsidRDefault="002C5E44" w:rsidP="002C5E44">
            <w:pPr>
              <w:spacing w:line="259" w:lineRule="auto"/>
              <w:ind w:firstLineChars="100" w:firstLine="240"/>
              <w:rPr>
                <w:rFonts w:ascii="Times New Roman" w:hAnsi="Times New Roman"/>
              </w:rPr>
            </w:pPr>
            <w:r w:rsidRPr="00791B53">
              <w:rPr>
                <w:rFonts w:ascii="Times New Roman" w:hAnsi="Times New Roman"/>
              </w:rPr>
              <w:t>“Success”: True/False,</w:t>
            </w:r>
          </w:p>
          <w:p w14:paraId="6C750C0B" w14:textId="77777777" w:rsidR="002C5E44" w:rsidRPr="00791B53" w:rsidRDefault="002C5E44" w:rsidP="002C5E44">
            <w:pPr>
              <w:spacing w:line="259" w:lineRule="auto"/>
              <w:rPr>
                <w:rFonts w:ascii="Times New Roman" w:hAnsi="Times New Roman"/>
              </w:rPr>
            </w:pPr>
            <w:r w:rsidRPr="00791B53">
              <w:rPr>
                <w:rFonts w:ascii="Times New Roman" w:hAnsi="Times New Roman"/>
              </w:rPr>
              <w:t xml:space="preserve">  “Error”: Error,</w:t>
            </w:r>
          </w:p>
          <w:p w14:paraId="28733362" w14:textId="615BE2BA" w:rsidR="001317DF" w:rsidRPr="00791B53" w:rsidRDefault="002C5E44" w:rsidP="002C5E44">
            <w:pPr>
              <w:spacing w:line="259" w:lineRule="auto"/>
              <w:rPr>
                <w:rFonts w:ascii="Times New Roman" w:hAnsi="Times New Roman"/>
              </w:rPr>
            </w:pPr>
            <w:r w:rsidRPr="00791B53">
              <w:rPr>
                <w:rFonts w:ascii="Times New Roman" w:hAnsi="Times New Roman"/>
              </w:rPr>
              <w:t>}</w:t>
            </w:r>
          </w:p>
        </w:tc>
      </w:tr>
      <w:tr w:rsidR="001317DF" w:rsidRPr="00791B53" w14:paraId="53E6D014" w14:textId="77777777" w:rsidTr="00FA5F58">
        <w:tc>
          <w:tcPr>
            <w:tcW w:w="9360" w:type="dxa"/>
            <w:gridSpan w:val="5"/>
            <w:shd w:val="clear" w:color="auto" w:fill="D9D9D9" w:themeFill="background1" w:themeFillShade="D9"/>
          </w:tcPr>
          <w:p w14:paraId="61E2C685" w14:textId="77777777" w:rsidR="001317DF" w:rsidRPr="00791B53" w:rsidRDefault="001317DF" w:rsidP="001317DF">
            <w:pPr>
              <w:rPr>
                <w:rFonts w:ascii="Times New Roman" w:hAnsi="Times New Roman"/>
              </w:rPr>
            </w:pPr>
            <w:r w:rsidRPr="00791B53">
              <w:rPr>
                <w:rFonts w:ascii="Times New Roman" w:hAnsi="Times New Roman"/>
              </w:rPr>
              <w:t>Implementation</w:t>
            </w:r>
          </w:p>
        </w:tc>
      </w:tr>
      <w:tr w:rsidR="001317DF" w:rsidRPr="00791B53" w14:paraId="45783873" w14:textId="77777777" w:rsidTr="00FA5F58">
        <w:tc>
          <w:tcPr>
            <w:tcW w:w="9360" w:type="dxa"/>
            <w:gridSpan w:val="5"/>
          </w:tcPr>
          <w:p w14:paraId="42DE3857" w14:textId="2E599C4D" w:rsidR="001317DF" w:rsidRPr="00791B53" w:rsidRDefault="001317DF" w:rsidP="001317DF">
            <w:pPr>
              <w:rPr>
                <w:rFonts w:ascii="Times New Roman" w:eastAsia="宋体" w:hAnsi="Times New Roman"/>
                <w:color w:val="4F4F4F"/>
                <w:sz w:val="22"/>
                <w:szCs w:val="22"/>
                <w:shd w:val="clear" w:color="auto" w:fill="F6F8FA"/>
              </w:rPr>
            </w:pPr>
            <w:r w:rsidRPr="00791B53">
              <w:rPr>
                <w:rFonts w:ascii="Times New Roman" w:eastAsia="宋体" w:hAnsi="Times New Roman"/>
                <w:color w:val="006666"/>
                <w:sz w:val="22"/>
                <w:szCs w:val="22"/>
              </w:rPr>
              <w:t>@app.route('/delete-post', methods=[POST])</w:t>
            </w:r>
          </w:p>
          <w:p w14:paraId="62243FB7" w14:textId="0402FAD6" w:rsidR="001317DF" w:rsidRPr="00791B53" w:rsidRDefault="001317DF" w:rsidP="001317DF">
            <w:pPr>
              <w:rPr>
                <w:rFonts w:ascii="Times New Roman" w:eastAsia="宋体" w:hAnsi="Times New Roman"/>
                <w:color w:val="4F4F4F"/>
                <w:sz w:val="22"/>
                <w:szCs w:val="22"/>
              </w:rPr>
            </w:pPr>
            <w:r w:rsidRPr="00791B53">
              <w:rPr>
                <w:rFonts w:ascii="Times New Roman" w:eastAsia="宋体" w:hAnsi="Times New Roman"/>
                <w:color w:val="000088"/>
                <w:sz w:val="22"/>
                <w:szCs w:val="22"/>
              </w:rPr>
              <w:t>def</w:t>
            </w:r>
            <w:r w:rsidRPr="00791B53">
              <w:rPr>
                <w:rFonts w:ascii="Times New Roman" w:eastAsia="宋体" w:hAnsi="Times New Roman"/>
                <w:color w:val="4F4F4F"/>
                <w:sz w:val="22"/>
                <w:szCs w:val="22"/>
              </w:rPr>
              <w:t xml:space="preserve"> </w:t>
            </w:r>
            <w:r w:rsidRPr="00791B53">
              <w:rPr>
                <w:rFonts w:ascii="Times New Roman" w:hAnsi="Times New Roman"/>
                <w:sz w:val="22"/>
                <w:szCs w:val="22"/>
              </w:rPr>
              <w:t>DeletePost</w:t>
            </w:r>
            <w:r w:rsidRPr="00791B53">
              <w:rPr>
                <w:rFonts w:ascii="Times New Roman" w:eastAsia="宋体" w:hAnsi="Times New Roman"/>
                <w:color w:val="4F4F4F"/>
                <w:sz w:val="22"/>
                <w:szCs w:val="22"/>
              </w:rPr>
              <w:t>():</w:t>
            </w:r>
          </w:p>
          <w:p w14:paraId="45E5F726" w14:textId="790EF489" w:rsidR="001317DF" w:rsidRPr="00791B53" w:rsidRDefault="001317DF" w:rsidP="007D0498">
            <w:pPr>
              <w:ind w:firstLineChars="100" w:firstLine="240"/>
              <w:rPr>
                <w:rFonts w:ascii="Times New Roman" w:eastAsia="宋体" w:hAnsi="Times New Roman"/>
                <w:sz w:val="22"/>
                <w:szCs w:val="22"/>
              </w:rPr>
            </w:pPr>
            <w:r w:rsidRPr="00791B53">
              <w:rPr>
                <w:rFonts w:ascii="Times New Roman" w:hAnsi="Times New Roman"/>
              </w:rPr>
              <w:t xml:space="preserve">EmailAddress = </w:t>
            </w:r>
            <w:r w:rsidRPr="00791B53">
              <w:rPr>
                <w:rFonts w:ascii="Times New Roman" w:eastAsia="宋体" w:hAnsi="Times New Roman"/>
                <w:sz w:val="22"/>
                <w:szCs w:val="22"/>
              </w:rPr>
              <w:t>request.form.get(‘</w:t>
            </w:r>
            <w:r w:rsidR="00776663" w:rsidRPr="00791B53">
              <w:rPr>
                <w:rFonts w:ascii="Times New Roman" w:hAnsi="Times New Roman"/>
              </w:rPr>
              <w:t>PostOwner</w:t>
            </w:r>
            <w:r w:rsidR="00EE539F" w:rsidRPr="00791B53">
              <w:rPr>
                <w:rFonts w:ascii="Times New Roman" w:hAnsi="Times New Roman"/>
              </w:rPr>
              <w:t>’</w:t>
            </w:r>
            <w:r w:rsidRPr="00791B53">
              <w:rPr>
                <w:rFonts w:ascii="Times New Roman" w:eastAsia="宋体" w:hAnsi="Times New Roman"/>
                <w:sz w:val="22"/>
                <w:szCs w:val="22"/>
              </w:rPr>
              <w:t>)</w:t>
            </w:r>
          </w:p>
          <w:p w14:paraId="24E3A8CE" w14:textId="13214EF1" w:rsidR="001317DF" w:rsidRPr="00791B53" w:rsidRDefault="001317DF" w:rsidP="007D0498">
            <w:pPr>
              <w:ind w:firstLineChars="100" w:firstLine="220"/>
              <w:rPr>
                <w:rFonts w:ascii="Times New Roman" w:eastAsia="宋体" w:hAnsi="Times New Roman"/>
                <w:sz w:val="22"/>
                <w:szCs w:val="22"/>
              </w:rPr>
            </w:pPr>
            <w:r w:rsidRPr="00791B53">
              <w:rPr>
                <w:rFonts w:ascii="Times New Roman" w:eastAsia="宋体" w:hAnsi="Times New Roman"/>
                <w:sz w:val="22"/>
                <w:szCs w:val="22"/>
              </w:rPr>
              <w:t>…</w:t>
            </w:r>
          </w:p>
          <w:p w14:paraId="58C98175" w14:textId="4CCF9B36" w:rsidR="001317DF" w:rsidRPr="00791B53" w:rsidRDefault="001317DF" w:rsidP="0060477A">
            <w:pPr>
              <w:ind w:firstLineChars="100" w:firstLine="220"/>
              <w:rPr>
                <w:rFonts w:ascii="Times New Roman" w:hAnsi="Times New Roman"/>
              </w:rPr>
            </w:pPr>
            <w:r w:rsidRPr="00791B53">
              <w:rPr>
                <w:rFonts w:ascii="Times New Roman" w:eastAsia="宋体" w:hAnsi="Times New Roman"/>
                <w:sz w:val="22"/>
                <w:szCs w:val="22"/>
              </w:rPr>
              <w:t>return return_data</w:t>
            </w:r>
          </w:p>
        </w:tc>
      </w:tr>
    </w:tbl>
    <w:p w14:paraId="37C379A8" w14:textId="77777777" w:rsidR="00420BEC" w:rsidRPr="00791B53" w:rsidRDefault="00420BEC" w:rsidP="00420BEC">
      <w:pPr>
        <w:shd w:val="clear" w:color="auto" w:fill="FFFFFF"/>
        <w:outlineLvl w:val="3"/>
        <w:rPr>
          <w:rFonts w:ascii="Times New Roman" w:eastAsia="宋体" w:hAnsi="Times New Roman"/>
          <w:b/>
          <w:bCs/>
          <w:color w:val="8EAADB" w:themeColor="accent1" w:themeTint="99"/>
          <w:sz w:val="36"/>
          <w:szCs w:val="36"/>
        </w:rPr>
      </w:pPr>
    </w:p>
    <w:p w14:paraId="0DCDA8D1" w14:textId="03015193" w:rsidR="00420BEC" w:rsidRPr="00791B53" w:rsidRDefault="00420BEC" w:rsidP="00420BEC">
      <w:pPr>
        <w:shd w:val="clear" w:color="auto" w:fill="FFFFFF"/>
        <w:outlineLvl w:val="3"/>
        <w:rPr>
          <w:rFonts w:ascii="Times New Roman" w:eastAsia="宋体" w:hAnsi="Times New Roman"/>
          <w:b/>
          <w:bCs/>
          <w:color w:val="8EAADB" w:themeColor="accent1" w:themeTint="99"/>
          <w:sz w:val="48"/>
          <w:szCs w:val="48"/>
        </w:rPr>
      </w:pPr>
      <w:r w:rsidRPr="00791B53">
        <w:rPr>
          <w:rFonts w:ascii="Times New Roman" w:eastAsia="宋体" w:hAnsi="Times New Roman"/>
          <w:b/>
          <w:bCs/>
          <w:color w:val="8EAADB" w:themeColor="accent1" w:themeTint="99"/>
          <w:sz w:val="36"/>
          <w:szCs w:val="36"/>
        </w:rPr>
        <w:t>Get Own Post</w:t>
      </w:r>
      <w:r w:rsidR="002C3791" w:rsidRPr="00791B53">
        <w:rPr>
          <w:rFonts w:ascii="Times New Roman" w:eastAsia="宋体" w:hAnsi="Times New Roman"/>
          <w:b/>
          <w:bCs/>
          <w:color w:val="8EAADB" w:themeColor="accent1" w:themeTint="99"/>
          <w:sz w:val="36"/>
          <w:szCs w:val="36"/>
        </w:rPr>
        <w:t>s</w:t>
      </w:r>
    </w:p>
    <w:tbl>
      <w:tblPr>
        <w:tblStyle w:val="a4"/>
        <w:tblW w:w="9360" w:type="dxa"/>
        <w:tblLayout w:type="fixed"/>
        <w:tblLook w:val="06A0" w:firstRow="1" w:lastRow="0" w:firstColumn="1" w:lastColumn="0" w:noHBand="1" w:noVBand="1"/>
      </w:tblPr>
      <w:tblGrid>
        <w:gridCol w:w="1110"/>
        <w:gridCol w:w="870"/>
        <w:gridCol w:w="1701"/>
        <w:gridCol w:w="1417"/>
        <w:gridCol w:w="4262"/>
      </w:tblGrid>
      <w:tr w:rsidR="00420BEC" w:rsidRPr="00791B53" w14:paraId="42116712" w14:textId="77777777" w:rsidTr="00314A47">
        <w:trPr>
          <w:trHeight w:val="300"/>
        </w:trPr>
        <w:tc>
          <w:tcPr>
            <w:tcW w:w="1110" w:type="dxa"/>
            <w:shd w:val="clear" w:color="auto" w:fill="D9D9D9" w:themeFill="background1" w:themeFillShade="D9"/>
          </w:tcPr>
          <w:p w14:paraId="25D20862" w14:textId="77777777" w:rsidR="00420BEC" w:rsidRPr="00791B53" w:rsidRDefault="00420BEC" w:rsidP="00314A47">
            <w:pPr>
              <w:rPr>
                <w:rFonts w:ascii="Times New Roman" w:hAnsi="Times New Roman"/>
              </w:rPr>
            </w:pPr>
            <w:r w:rsidRPr="00791B53">
              <w:rPr>
                <w:rFonts w:ascii="Times New Roman" w:hAnsi="Times New Roman"/>
              </w:rPr>
              <w:t>POST</w:t>
            </w:r>
          </w:p>
        </w:tc>
        <w:tc>
          <w:tcPr>
            <w:tcW w:w="8250" w:type="dxa"/>
            <w:gridSpan w:val="4"/>
          </w:tcPr>
          <w:p w14:paraId="059862C2" w14:textId="41F701A6" w:rsidR="00420BEC" w:rsidRPr="00791B53" w:rsidRDefault="00420BEC" w:rsidP="00314A47">
            <w:pPr>
              <w:tabs>
                <w:tab w:val="center" w:pos="4017"/>
              </w:tabs>
              <w:rPr>
                <w:rFonts w:ascii="Times New Roman" w:hAnsi="Times New Roman"/>
              </w:rPr>
            </w:pPr>
            <w:r w:rsidRPr="00791B53">
              <w:rPr>
                <w:rFonts w:ascii="Times New Roman" w:hAnsi="Times New Roman"/>
              </w:rPr>
              <w:t>/</w:t>
            </w:r>
            <w:r w:rsidR="003F100F" w:rsidRPr="00791B53">
              <w:rPr>
                <w:rFonts w:ascii="Times New Roman" w:hAnsi="Times New Roman"/>
              </w:rPr>
              <w:t>user</w:t>
            </w:r>
            <w:r w:rsidRPr="00791B53">
              <w:rPr>
                <w:rFonts w:ascii="Times New Roman" w:hAnsi="Times New Roman"/>
              </w:rPr>
              <w:t>-post</w:t>
            </w:r>
            <w:r w:rsidR="00192557" w:rsidRPr="00791B53">
              <w:rPr>
                <w:rFonts w:ascii="Times New Roman" w:hAnsi="Times New Roman"/>
              </w:rPr>
              <w:t>s</w:t>
            </w:r>
            <w:r w:rsidR="003F100F" w:rsidRPr="00791B53">
              <w:rPr>
                <w:rFonts w:ascii="Times New Roman" w:hAnsi="Times New Roman"/>
              </w:rPr>
              <w:t>?EmailAddress={EmailAddress}</w:t>
            </w:r>
          </w:p>
        </w:tc>
      </w:tr>
      <w:tr w:rsidR="00420BEC" w:rsidRPr="00791B53" w14:paraId="07E19EB9" w14:textId="77777777" w:rsidTr="00314A47">
        <w:tc>
          <w:tcPr>
            <w:tcW w:w="9360" w:type="dxa"/>
            <w:gridSpan w:val="5"/>
          </w:tcPr>
          <w:p w14:paraId="1CD3E414" w14:textId="1E5B57AB" w:rsidR="00420BEC" w:rsidRPr="00791B53" w:rsidRDefault="00A816FB" w:rsidP="00314A47">
            <w:pPr>
              <w:rPr>
                <w:rFonts w:ascii="Times New Roman" w:hAnsi="Times New Roman"/>
              </w:rPr>
            </w:pPr>
            <w:r w:rsidRPr="00791B53">
              <w:rPr>
                <w:rFonts w:ascii="Times New Roman" w:hAnsi="Times New Roman"/>
              </w:rPr>
              <w:t xml:space="preserve">Get all the posts for </w:t>
            </w:r>
            <w:r w:rsidR="00F01912" w:rsidRPr="00791B53">
              <w:rPr>
                <w:rFonts w:ascii="Times New Roman" w:hAnsi="Times New Roman"/>
              </w:rPr>
              <w:t xml:space="preserve">a </w:t>
            </w:r>
            <w:r w:rsidRPr="00791B53">
              <w:rPr>
                <w:rFonts w:ascii="Times New Roman" w:hAnsi="Times New Roman"/>
              </w:rPr>
              <w:t>certain user</w:t>
            </w:r>
            <w:r w:rsidR="009C0A11" w:rsidRPr="00791B53">
              <w:rPr>
                <w:rFonts w:ascii="Times New Roman" w:hAnsi="Times New Roman"/>
              </w:rPr>
              <w:t>.</w:t>
            </w:r>
          </w:p>
        </w:tc>
      </w:tr>
      <w:tr w:rsidR="00420BEC" w:rsidRPr="00791B53" w14:paraId="1C27FB11" w14:textId="77777777" w:rsidTr="00314A47">
        <w:tc>
          <w:tcPr>
            <w:tcW w:w="9360" w:type="dxa"/>
            <w:gridSpan w:val="5"/>
            <w:shd w:val="clear" w:color="auto" w:fill="D9D9D9" w:themeFill="background1" w:themeFillShade="D9"/>
          </w:tcPr>
          <w:p w14:paraId="7592CF4F" w14:textId="77777777" w:rsidR="00420BEC" w:rsidRPr="00791B53" w:rsidRDefault="00420BEC" w:rsidP="00314A47">
            <w:pPr>
              <w:rPr>
                <w:rFonts w:ascii="Times New Roman" w:hAnsi="Times New Roman"/>
              </w:rPr>
            </w:pPr>
            <w:r w:rsidRPr="00791B53">
              <w:rPr>
                <w:rFonts w:ascii="Times New Roman" w:hAnsi="Times New Roman"/>
              </w:rPr>
              <w:t>Parameters</w:t>
            </w:r>
          </w:p>
        </w:tc>
      </w:tr>
      <w:tr w:rsidR="00420BEC" w:rsidRPr="00791B53" w14:paraId="3F3DDBC1" w14:textId="77777777" w:rsidTr="00314A47">
        <w:trPr>
          <w:trHeight w:val="315"/>
        </w:trPr>
        <w:tc>
          <w:tcPr>
            <w:tcW w:w="1980" w:type="dxa"/>
            <w:gridSpan w:val="2"/>
            <w:shd w:val="clear" w:color="auto" w:fill="F2F2F2" w:themeFill="background1" w:themeFillShade="F2"/>
          </w:tcPr>
          <w:p w14:paraId="44D78E45" w14:textId="77777777" w:rsidR="00420BEC" w:rsidRPr="00791B53" w:rsidRDefault="00420BEC" w:rsidP="00314A47">
            <w:pPr>
              <w:rPr>
                <w:rFonts w:ascii="Times New Roman" w:hAnsi="Times New Roman"/>
              </w:rPr>
            </w:pPr>
            <w:r w:rsidRPr="00791B53">
              <w:rPr>
                <w:rFonts w:ascii="Times New Roman" w:hAnsi="Times New Roman"/>
              </w:rPr>
              <w:t>Name</w:t>
            </w:r>
          </w:p>
        </w:tc>
        <w:tc>
          <w:tcPr>
            <w:tcW w:w="1701" w:type="dxa"/>
            <w:shd w:val="clear" w:color="auto" w:fill="F2F2F2" w:themeFill="background1" w:themeFillShade="F2"/>
          </w:tcPr>
          <w:p w14:paraId="1C79D7C4" w14:textId="77777777" w:rsidR="00420BEC" w:rsidRPr="00791B53" w:rsidRDefault="00420BEC" w:rsidP="00314A47">
            <w:pPr>
              <w:rPr>
                <w:rFonts w:ascii="Times New Roman" w:hAnsi="Times New Roman"/>
              </w:rPr>
            </w:pPr>
            <w:r w:rsidRPr="00791B53">
              <w:rPr>
                <w:rFonts w:ascii="Times New Roman" w:hAnsi="Times New Roman"/>
              </w:rPr>
              <w:t>Data type</w:t>
            </w:r>
          </w:p>
        </w:tc>
        <w:tc>
          <w:tcPr>
            <w:tcW w:w="1417" w:type="dxa"/>
            <w:shd w:val="clear" w:color="auto" w:fill="F2F2F2" w:themeFill="background1" w:themeFillShade="F2"/>
          </w:tcPr>
          <w:p w14:paraId="095746DC" w14:textId="77777777" w:rsidR="00420BEC" w:rsidRPr="00791B53" w:rsidRDefault="00420BEC" w:rsidP="00314A47">
            <w:pPr>
              <w:rPr>
                <w:rFonts w:ascii="Times New Roman" w:hAnsi="Times New Roman"/>
              </w:rPr>
            </w:pPr>
            <w:r w:rsidRPr="00791B53">
              <w:rPr>
                <w:rFonts w:ascii="Times New Roman" w:hAnsi="Times New Roman"/>
              </w:rPr>
              <w:t>Mandatory</w:t>
            </w:r>
          </w:p>
        </w:tc>
        <w:tc>
          <w:tcPr>
            <w:tcW w:w="4262" w:type="dxa"/>
            <w:shd w:val="clear" w:color="auto" w:fill="F2F2F2" w:themeFill="background1" w:themeFillShade="F2"/>
          </w:tcPr>
          <w:p w14:paraId="7446126D" w14:textId="77777777" w:rsidR="00420BEC" w:rsidRPr="00791B53" w:rsidRDefault="00420BEC" w:rsidP="00314A47">
            <w:pPr>
              <w:rPr>
                <w:rFonts w:ascii="Times New Roman" w:hAnsi="Times New Roman"/>
              </w:rPr>
            </w:pPr>
            <w:r w:rsidRPr="00791B53">
              <w:rPr>
                <w:rFonts w:ascii="Times New Roman" w:hAnsi="Times New Roman"/>
              </w:rPr>
              <w:t>Description</w:t>
            </w:r>
          </w:p>
        </w:tc>
      </w:tr>
      <w:tr w:rsidR="00420BEC" w:rsidRPr="00791B53" w14:paraId="45636C36" w14:textId="77777777" w:rsidTr="00314A47">
        <w:tc>
          <w:tcPr>
            <w:tcW w:w="1980" w:type="dxa"/>
            <w:gridSpan w:val="2"/>
          </w:tcPr>
          <w:p w14:paraId="43245434" w14:textId="4E0E07EE" w:rsidR="00420BEC" w:rsidRPr="00791B53" w:rsidRDefault="007A2AB2" w:rsidP="00314A47">
            <w:pPr>
              <w:rPr>
                <w:rFonts w:ascii="Times New Roman" w:hAnsi="Times New Roman"/>
              </w:rPr>
            </w:pPr>
            <w:r w:rsidRPr="00791B53">
              <w:rPr>
                <w:rFonts w:ascii="Times New Roman" w:hAnsi="Times New Roman"/>
              </w:rPr>
              <w:t>EmailAddress</w:t>
            </w:r>
          </w:p>
        </w:tc>
        <w:tc>
          <w:tcPr>
            <w:tcW w:w="1701" w:type="dxa"/>
          </w:tcPr>
          <w:p w14:paraId="63BF279B" w14:textId="77777777" w:rsidR="00420BEC" w:rsidRPr="00791B53" w:rsidRDefault="00420BEC" w:rsidP="00314A47">
            <w:pPr>
              <w:rPr>
                <w:rFonts w:ascii="Times New Roman" w:hAnsi="Times New Roman"/>
              </w:rPr>
            </w:pPr>
            <w:r w:rsidRPr="00791B53">
              <w:rPr>
                <w:rFonts w:ascii="Times New Roman" w:hAnsi="Times New Roman"/>
              </w:rPr>
              <w:t>EmailAddress</w:t>
            </w:r>
          </w:p>
        </w:tc>
        <w:tc>
          <w:tcPr>
            <w:tcW w:w="1417" w:type="dxa"/>
          </w:tcPr>
          <w:p w14:paraId="375F418C" w14:textId="77777777" w:rsidR="00420BEC" w:rsidRPr="00791B53" w:rsidRDefault="00420BEC" w:rsidP="00314A47">
            <w:pPr>
              <w:rPr>
                <w:rFonts w:ascii="Times New Roman" w:hAnsi="Times New Roman"/>
              </w:rPr>
            </w:pPr>
            <w:r w:rsidRPr="00791B53">
              <w:rPr>
                <w:rFonts w:ascii="Times New Roman" w:hAnsi="Times New Roman"/>
              </w:rPr>
              <w:t>yes</w:t>
            </w:r>
          </w:p>
        </w:tc>
        <w:tc>
          <w:tcPr>
            <w:tcW w:w="4262" w:type="dxa"/>
          </w:tcPr>
          <w:p w14:paraId="5C626256" w14:textId="77777777" w:rsidR="00420BEC" w:rsidRPr="00791B53" w:rsidRDefault="00420BEC" w:rsidP="00314A47">
            <w:pPr>
              <w:rPr>
                <w:rFonts w:ascii="Times New Roman" w:hAnsi="Times New Roman"/>
              </w:rPr>
            </w:pPr>
            <w:r w:rsidRPr="00791B53">
              <w:rPr>
                <w:rFonts w:ascii="Times New Roman" w:hAnsi="Times New Roman"/>
              </w:rPr>
              <w:t>Email address</w:t>
            </w:r>
          </w:p>
        </w:tc>
      </w:tr>
      <w:tr w:rsidR="00420BEC" w:rsidRPr="00791B53" w14:paraId="5D3E9AD9" w14:textId="77777777" w:rsidTr="00314A47">
        <w:tc>
          <w:tcPr>
            <w:tcW w:w="9360" w:type="dxa"/>
            <w:gridSpan w:val="5"/>
            <w:shd w:val="clear" w:color="auto" w:fill="D9D9D9" w:themeFill="background1" w:themeFillShade="D9"/>
          </w:tcPr>
          <w:p w14:paraId="6787BBDA" w14:textId="77777777" w:rsidR="00420BEC" w:rsidRPr="00791B53" w:rsidRDefault="00420BEC" w:rsidP="00314A47">
            <w:pPr>
              <w:spacing w:line="259" w:lineRule="auto"/>
              <w:rPr>
                <w:rFonts w:ascii="Times New Roman" w:hAnsi="Times New Roman"/>
              </w:rPr>
            </w:pPr>
            <w:r w:rsidRPr="00791B53">
              <w:rPr>
                <w:rFonts w:ascii="Times New Roman" w:hAnsi="Times New Roman"/>
              </w:rPr>
              <w:t>Response</w:t>
            </w:r>
          </w:p>
        </w:tc>
      </w:tr>
      <w:tr w:rsidR="00C12646" w:rsidRPr="00791B53" w14:paraId="336D5EE0" w14:textId="77777777" w:rsidTr="00314A47">
        <w:trPr>
          <w:cantSplit/>
        </w:trPr>
        <w:tc>
          <w:tcPr>
            <w:tcW w:w="9360" w:type="dxa"/>
            <w:gridSpan w:val="5"/>
          </w:tcPr>
          <w:p w14:paraId="31DCBB78" w14:textId="77777777" w:rsidR="00C12646" w:rsidRPr="00791B53" w:rsidRDefault="00C12646" w:rsidP="00C12646">
            <w:pPr>
              <w:spacing w:line="259" w:lineRule="auto"/>
              <w:rPr>
                <w:rFonts w:ascii="Times New Roman" w:hAnsi="Times New Roman"/>
              </w:rPr>
            </w:pPr>
            <w:r w:rsidRPr="00791B53">
              <w:rPr>
                <w:rFonts w:ascii="Times New Roman" w:hAnsi="Times New Roman"/>
              </w:rPr>
              <w:lastRenderedPageBreak/>
              <w:t>{</w:t>
            </w:r>
          </w:p>
          <w:p w14:paraId="7C10C5B4" w14:textId="77777777" w:rsidR="00C12646" w:rsidRPr="00791B53" w:rsidRDefault="00C12646" w:rsidP="00C12646">
            <w:pPr>
              <w:spacing w:line="259" w:lineRule="auto"/>
              <w:rPr>
                <w:rFonts w:ascii="Times New Roman" w:hAnsi="Times New Roman"/>
              </w:rPr>
            </w:pPr>
            <w:r w:rsidRPr="00791B53">
              <w:rPr>
                <w:rFonts w:ascii="Times New Roman" w:hAnsi="Times New Roman"/>
              </w:rPr>
              <w:t xml:space="preserve"> “Posts”:</w:t>
            </w:r>
          </w:p>
          <w:p w14:paraId="2A7D85CD" w14:textId="77777777" w:rsidR="00C12646" w:rsidRPr="00791B53" w:rsidRDefault="00C12646" w:rsidP="00C12646">
            <w:pPr>
              <w:spacing w:line="259" w:lineRule="auto"/>
              <w:rPr>
                <w:rFonts w:ascii="Times New Roman" w:hAnsi="Times New Roman"/>
              </w:rPr>
            </w:pPr>
            <w:r w:rsidRPr="00791B53">
              <w:rPr>
                <w:rFonts w:ascii="Times New Roman" w:hAnsi="Times New Roman"/>
              </w:rPr>
              <w:t xml:space="preserve">   [{</w:t>
            </w:r>
          </w:p>
          <w:p w14:paraId="2C82C33E" w14:textId="77777777" w:rsidR="00C12646" w:rsidRPr="00791B53" w:rsidRDefault="00C12646" w:rsidP="00C12646">
            <w:pPr>
              <w:spacing w:line="259" w:lineRule="auto"/>
              <w:rPr>
                <w:rFonts w:ascii="Times New Roman" w:hAnsi="Times New Roman"/>
              </w:rPr>
            </w:pPr>
            <w:r w:rsidRPr="00791B53">
              <w:rPr>
                <w:rFonts w:ascii="Times New Roman" w:hAnsi="Times New Roman"/>
              </w:rPr>
              <w:t xml:space="preserve">      “PID”: PID,</w:t>
            </w:r>
          </w:p>
          <w:p w14:paraId="2F88FD16" w14:textId="77777777" w:rsidR="00C12646" w:rsidRPr="00791B53" w:rsidRDefault="00C12646" w:rsidP="00C12646">
            <w:pPr>
              <w:spacing w:line="259" w:lineRule="auto"/>
              <w:ind w:firstLineChars="300" w:firstLine="720"/>
              <w:rPr>
                <w:rFonts w:ascii="Times New Roman" w:eastAsia="宋体" w:hAnsi="Times New Roman"/>
              </w:rPr>
            </w:pPr>
            <w:r w:rsidRPr="00791B53">
              <w:rPr>
                <w:rFonts w:ascii="Times New Roman" w:hAnsi="Times New Roman"/>
              </w:rPr>
              <w:t>“</w:t>
            </w:r>
            <w:r w:rsidRPr="00791B53">
              <w:rPr>
                <w:rFonts w:ascii="Times New Roman" w:eastAsia="宋体" w:hAnsi="Times New Roman"/>
              </w:rPr>
              <w:t>PostOwner</w:t>
            </w:r>
            <w:r w:rsidRPr="00791B53">
              <w:rPr>
                <w:rFonts w:ascii="Times New Roman" w:hAnsi="Times New Roman"/>
              </w:rPr>
              <w:t xml:space="preserve">”: </w:t>
            </w:r>
            <w:r w:rsidRPr="00791B53">
              <w:rPr>
                <w:rFonts w:ascii="Times New Roman" w:eastAsia="宋体" w:hAnsi="Times New Roman"/>
              </w:rPr>
              <w:t>PostOwner,</w:t>
            </w:r>
          </w:p>
          <w:p w14:paraId="35620D7C" w14:textId="77777777" w:rsidR="00C12646" w:rsidRPr="00791B53" w:rsidRDefault="00C12646" w:rsidP="00C12646">
            <w:pPr>
              <w:spacing w:line="259" w:lineRule="auto"/>
              <w:ind w:firstLineChars="300" w:firstLine="720"/>
              <w:rPr>
                <w:rFonts w:ascii="Times New Roman" w:eastAsia="宋体" w:hAnsi="Times New Roman"/>
              </w:rPr>
            </w:pPr>
            <w:r w:rsidRPr="00791B53">
              <w:rPr>
                <w:rFonts w:ascii="Times New Roman" w:eastAsia="宋体" w:hAnsi="Times New Roman"/>
              </w:rPr>
              <w:t>“CreateTime”: CreateTime,</w:t>
            </w:r>
          </w:p>
          <w:p w14:paraId="0DAC1562" w14:textId="77777777" w:rsidR="00C12646" w:rsidRPr="00791B53" w:rsidRDefault="00C12646" w:rsidP="00C12646">
            <w:pPr>
              <w:tabs>
                <w:tab w:val="center" w:pos="4017"/>
              </w:tabs>
              <w:ind w:firstLineChars="300" w:firstLine="720"/>
              <w:rPr>
                <w:rFonts w:ascii="Times New Roman" w:hAnsi="Times New Roman"/>
              </w:rPr>
            </w:pPr>
            <w:r w:rsidRPr="00791B53">
              <w:rPr>
                <w:rFonts w:ascii="Times New Roman" w:hAnsi="Times New Roman"/>
              </w:rPr>
              <w:t>“Title”: Title,</w:t>
            </w:r>
          </w:p>
          <w:p w14:paraId="1DBD0115" w14:textId="77777777" w:rsidR="00C12646" w:rsidRPr="00791B53" w:rsidRDefault="00C12646" w:rsidP="00C12646">
            <w:pPr>
              <w:tabs>
                <w:tab w:val="center" w:pos="4017"/>
              </w:tabs>
              <w:ind w:firstLineChars="300" w:firstLine="720"/>
              <w:rPr>
                <w:rFonts w:ascii="Times New Roman" w:hAnsi="Times New Roman"/>
              </w:rPr>
            </w:pPr>
            <w:r w:rsidRPr="00791B53">
              <w:rPr>
                <w:rFonts w:ascii="Times New Roman" w:hAnsi="Times New Roman"/>
              </w:rPr>
              <w:t>“Text”: Text,</w:t>
            </w:r>
          </w:p>
          <w:p w14:paraId="76DF4A1C" w14:textId="77777777" w:rsidR="00C12646" w:rsidRPr="00791B53" w:rsidRDefault="00C12646" w:rsidP="00C12646">
            <w:pPr>
              <w:tabs>
                <w:tab w:val="center" w:pos="4017"/>
              </w:tabs>
              <w:ind w:firstLineChars="300" w:firstLine="720"/>
              <w:rPr>
                <w:rFonts w:ascii="Times New Roman" w:hAnsi="Times New Roman"/>
              </w:rPr>
            </w:pPr>
            <w:r w:rsidRPr="00791B53">
              <w:rPr>
                <w:rFonts w:ascii="Times New Roman" w:hAnsi="Times New Roman"/>
              </w:rPr>
              <w:t>“Auction”: True/False,</w:t>
            </w:r>
          </w:p>
          <w:p w14:paraId="6F2AF8F3" w14:textId="77777777" w:rsidR="00C12646" w:rsidRPr="00791B53" w:rsidRDefault="00C12646" w:rsidP="00C12646">
            <w:pPr>
              <w:tabs>
                <w:tab w:val="center" w:pos="4017"/>
              </w:tabs>
              <w:ind w:firstLineChars="300" w:firstLine="720"/>
              <w:rPr>
                <w:rFonts w:ascii="Times New Roman" w:hAnsi="Times New Roman"/>
              </w:rPr>
            </w:pPr>
            <w:r w:rsidRPr="00791B53">
              <w:rPr>
                <w:rFonts w:ascii="Times New Roman" w:hAnsi="Times New Roman"/>
              </w:rPr>
              <w:t>“LostFound”: True/False,</w:t>
            </w:r>
          </w:p>
          <w:p w14:paraId="5E9D67F4" w14:textId="77777777" w:rsidR="00C12646" w:rsidRPr="00791B53" w:rsidRDefault="00C12646" w:rsidP="00C12646">
            <w:pPr>
              <w:tabs>
                <w:tab w:val="center" w:pos="4017"/>
              </w:tabs>
              <w:ind w:firstLineChars="300" w:firstLine="720"/>
              <w:rPr>
                <w:rFonts w:ascii="Times New Roman" w:hAnsi="Times New Roman"/>
              </w:rPr>
            </w:pPr>
            <w:r w:rsidRPr="00791B53">
              <w:rPr>
                <w:rFonts w:ascii="Times New Roman" w:hAnsi="Times New Roman"/>
              </w:rPr>
              <w:t>“Images”:</w:t>
            </w:r>
          </w:p>
          <w:p w14:paraId="57A9E836" w14:textId="77777777" w:rsidR="00C12646" w:rsidRPr="00791B53" w:rsidRDefault="00C12646" w:rsidP="00C12646">
            <w:pPr>
              <w:tabs>
                <w:tab w:val="center" w:pos="4017"/>
              </w:tabs>
              <w:ind w:firstLineChars="400" w:firstLine="960"/>
              <w:rPr>
                <w:rFonts w:ascii="Times New Roman" w:hAnsi="Times New Roman"/>
              </w:rPr>
            </w:pPr>
            <w:r w:rsidRPr="00791B53">
              <w:rPr>
                <w:rFonts w:ascii="Times New Roman" w:hAnsi="Times New Roman"/>
              </w:rPr>
              <w:t>[{</w:t>
            </w:r>
          </w:p>
          <w:p w14:paraId="2C3E4107" w14:textId="77777777" w:rsidR="00C12646" w:rsidRPr="00791B53" w:rsidRDefault="00C12646" w:rsidP="00C12646">
            <w:pPr>
              <w:tabs>
                <w:tab w:val="center" w:pos="4017"/>
              </w:tabs>
              <w:ind w:firstLineChars="500" w:firstLine="1200"/>
              <w:rPr>
                <w:rFonts w:ascii="Times New Roman" w:hAnsi="Times New Roman"/>
              </w:rPr>
            </w:pPr>
            <w:r w:rsidRPr="00791B53">
              <w:rPr>
                <w:rFonts w:ascii="Times New Roman" w:hAnsi="Times New Roman"/>
              </w:rPr>
              <w:t>Image</w:t>
            </w:r>
          </w:p>
          <w:p w14:paraId="6B51621D" w14:textId="77777777" w:rsidR="00C12646" w:rsidRPr="00791B53" w:rsidRDefault="00C12646" w:rsidP="00C12646">
            <w:pPr>
              <w:tabs>
                <w:tab w:val="center" w:pos="4017"/>
              </w:tabs>
              <w:ind w:firstLineChars="400" w:firstLine="960"/>
              <w:rPr>
                <w:rFonts w:ascii="Times New Roman" w:hAnsi="Times New Roman"/>
              </w:rPr>
            </w:pPr>
            <w:r w:rsidRPr="00791B53">
              <w:rPr>
                <w:rFonts w:ascii="Times New Roman" w:hAnsi="Times New Roman"/>
              </w:rPr>
              <w:t>}, …],</w:t>
            </w:r>
          </w:p>
          <w:p w14:paraId="2C2DD1B2" w14:textId="77777777" w:rsidR="00C12646" w:rsidRPr="00791B53" w:rsidRDefault="00C12646" w:rsidP="00C12646">
            <w:pPr>
              <w:ind w:firstLineChars="300" w:firstLine="720"/>
              <w:rPr>
                <w:rFonts w:ascii="Times New Roman" w:hAnsi="Times New Roman"/>
              </w:rPr>
            </w:pPr>
            <w:r w:rsidRPr="00791B53">
              <w:rPr>
                <w:rFonts w:ascii="Times New Roman" w:hAnsi="Times New Roman"/>
              </w:rPr>
              <w:t>“Comments”:</w:t>
            </w:r>
          </w:p>
          <w:p w14:paraId="74D26783" w14:textId="77777777" w:rsidR="00C12646" w:rsidRPr="00791B53" w:rsidRDefault="00C12646" w:rsidP="00C12646">
            <w:pPr>
              <w:ind w:firstLineChars="400" w:firstLine="960"/>
              <w:rPr>
                <w:rFonts w:ascii="Times New Roman" w:hAnsi="Times New Roman"/>
              </w:rPr>
            </w:pPr>
            <w:r w:rsidRPr="00791B53">
              <w:rPr>
                <w:rFonts w:ascii="Times New Roman" w:hAnsi="Times New Roman"/>
              </w:rPr>
              <w:t>[{</w:t>
            </w:r>
          </w:p>
          <w:p w14:paraId="46DA023A" w14:textId="77777777" w:rsidR="00C12646" w:rsidRPr="00791B53" w:rsidRDefault="00C12646" w:rsidP="00C12646">
            <w:pPr>
              <w:ind w:firstLineChars="500" w:firstLine="1200"/>
              <w:rPr>
                <w:rFonts w:ascii="Times New Roman" w:hAnsi="Times New Roman"/>
              </w:rPr>
            </w:pPr>
            <w:r w:rsidRPr="00791B53">
              <w:rPr>
                <w:rFonts w:ascii="Times New Roman" w:hAnsi="Times New Roman"/>
              </w:rPr>
              <w:t>“Commenter”:</w:t>
            </w:r>
            <w:r w:rsidRPr="00791B53">
              <w:rPr>
                <w:rFonts w:ascii="Times New Roman" w:eastAsia="宋体" w:hAnsi="Times New Roman"/>
              </w:rPr>
              <w:t xml:space="preserve"> </w:t>
            </w:r>
            <w:r w:rsidRPr="00791B53">
              <w:rPr>
                <w:rFonts w:ascii="Times New Roman" w:hAnsi="Times New Roman"/>
              </w:rPr>
              <w:t>Commenter</w:t>
            </w:r>
            <w:r w:rsidRPr="00791B53">
              <w:rPr>
                <w:rFonts w:ascii="Times New Roman" w:eastAsia="宋体" w:hAnsi="Times New Roman"/>
              </w:rPr>
              <w:t>,</w:t>
            </w:r>
          </w:p>
          <w:p w14:paraId="34944BCE" w14:textId="77777777" w:rsidR="00C12646" w:rsidRPr="00791B53" w:rsidRDefault="00C12646" w:rsidP="00C12646">
            <w:pPr>
              <w:ind w:firstLineChars="500" w:firstLine="1200"/>
              <w:rPr>
                <w:rFonts w:ascii="Times New Roman" w:hAnsi="Times New Roman"/>
              </w:rPr>
            </w:pPr>
            <w:r w:rsidRPr="00791B53">
              <w:rPr>
                <w:rFonts w:ascii="Times New Roman" w:eastAsia="宋体" w:hAnsi="Times New Roman"/>
              </w:rPr>
              <w:t>“NickName”: NickName,</w:t>
            </w:r>
          </w:p>
          <w:p w14:paraId="382CE46B" w14:textId="77777777" w:rsidR="00C12646" w:rsidRPr="00791B53" w:rsidRDefault="00C12646" w:rsidP="00C12646">
            <w:pPr>
              <w:ind w:firstLineChars="500" w:firstLine="1200"/>
              <w:rPr>
                <w:rFonts w:ascii="Times New Roman" w:hAnsi="Times New Roman"/>
              </w:rPr>
            </w:pPr>
            <w:r w:rsidRPr="00791B53">
              <w:rPr>
                <w:rFonts w:ascii="Times New Roman" w:eastAsia="宋体" w:hAnsi="Times New Roman"/>
              </w:rPr>
              <w:t>“CreateTime”: CreateTime,</w:t>
            </w:r>
          </w:p>
          <w:p w14:paraId="2D43BAC2" w14:textId="77777777" w:rsidR="00C12646" w:rsidRPr="00791B53" w:rsidRDefault="00C12646" w:rsidP="00C12646">
            <w:pPr>
              <w:ind w:firstLineChars="500" w:firstLine="1200"/>
              <w:rPr>
                <w:rFonts w:ascii="Times New Roman" w:hAnsi="Times New Roman"/>
              </w:rPr>
            </w:pPr>
            <w:r w:rsidRPr="00791B53">
              <w:rPr>
                <w:rFonts w:ascii="Times New Roman" w:eastAsia="宋体" w:hAnsi="Times New Roman"/>
              </w:rPr>
              <w:t>“Text”: Text</w:t>
            </w:r>
          </w:p>
          <w:p w14:paraId="1A606ECF" w14:textId="77777777" w:rsidR="00C12646" w:rsidRPr="00791B53" w:rsidRDefault="00C12646" w:rsidP="00C12646">
            <w:pPr>
              <w:ind w:firstLineChars="400" w:firstLine="960"/>
              <w:rPr>
                <w:rFonts w:ascii="Times New Roman" w:hAnsi="Times New Roman"/>
              </w:rPr>
            </w:pPr>
            <w:r w:rsidRPr="00791B53">
              <w:rPr>
                <w:rFonts w:ascii="Times New Roman" w:hAnsi="Times New Roman"/>
              </w:rPr>
              <w:t>}, …]</w:t>
            </w:r>
          </w:p>
          <w:p w14:paraId="0087B5DF" w14:textId="77777777" w:rsidR="00C12646" w:rsidRPr="00791B53" w:rsidRDefault="00C12646" w:rsidP="00C12646">
            <w:pPr>
              <w:spacing w:line="259" w:lineRule="auto"/>
              <w:rPr>
                <w:rFonts w:ascii="Times New Roman" w:hAnsi="Times New Roman"/>
              </w:rPr>
            </w:pPr>
            <w:r w:rsidRPr="00791B53">
              <w:rPr>
                <w:rFonts w:ascii="Times New Roman" w:hAnsi="Times New Roman"/>
              </w:rPr>
              <w:t xml:space="preserve"> },…]</w:t>
            </w:r>
          </w:p>
          <w:p w14:paraId="7158E81A" w14:textId="77777777" w:rsidR="00C12646" w:rsidRPr="00791B53" w:rsidRDefault="00C12646" w:rsidP="00C12646">
            <w:pPr>
              <w:spacing w:line="259" w:lineRule="auto"/>
              <w:ind w:firstLineChars="100" w:firstLine="240"/>
              <w:rPr>
                <w:rFonts w:ascii="Times New Roman" w:hAnsi="Times New Roman"/>
              </w:rPr>
            </w:pPr>
            <w:r w:rsidRPr="00791B53">
              <w:rPr>
                <w:rFonts w:ascii="Times New Roman" w:hAnsi="Times New Roman"/>
              </w:rPr>
              <w:t>“Success”: True/False,</w:t>
            </w:r>
          </w:p>
          <w:p w14:paraId="7ACD2135" w14:textId="77777777" w:rsidR="00C12646" w:rsidRPr="00791B53" w:rsidRDefault="00C12646" w:rsidP="00C12646">
            <w:pPr>
              <w:spacing w:line="259" w:lineRule="auto"/>
              <w:rPr>
                <w:rFonts w:ascii="Times New Roman" w:hAnsi="Times New Roman"/>
              </w:rPr>
            </w:pPr>
            <w:r w:rsidRPr="00791B53">
              <w:rPr>
                <w:rFonts w:ascii="Times New Roman" w:hAnsi="Times New Roman"/>
              </w:rPr>
              <w:t xml:space="preserve">  “Error”: Error</w:t>
            </w:r>
          </w:p>
          <w:p w14:paraId="28147230" w14:textId="2A7FEC0F" w:rsidR="00C12646" w:rsidRPr="00791B53" w:rsidRDefault="00C12646" w:rsidP="00C12646">
            <w:pPr>
              <w:spacing w:line="259" w:lineRule="auto"/>
              <w:rPr>
                <w:rFonts w:ascii="Times New Roman" w:hAnsi="Times New Roman"/>
              </w:rPr>
            </w:pPr>
            <w:r w:rsidRPr="00791B53">
              <w:rPr>
                <w:rFonts w:ascii="Times New Roman" w:hAnsi="Times New Roman"/>
              </w:rPr>
              <w:t>}</w:t>
            </w:r>
          </w:p>
        </w:tc>
      </w:tr>
      <w:tr w:rsidR="00C12646" w:rsidRPr="00791B53" w14:paraId="1D165F50" w14:textId="77777777" w:rsidTr="00314A47">
        <w:tc>
          <w:tcPr>
            <w:tcW w:w="9360" w:type="dxa"/>
            <w:gridSpan w:val="5"/>
            <w:shd w:val="clear" w:color="auto" w:fill="D9D9D9" w:themeFill="background1" w:themeFillShade="D9"/>
          </w:tcPr>
          <w:p w14:paraId="05DD7D23" w14:textId="77777777" w:rsidR="00C12646" w:rsidRPr="00791B53" w:rsidRDefault="00C12646" w:rsidP="00C12646">
            <w:pPr>
              <w:rPr>
                <w:rFonts w:ascii="Times New Roman" w:hAnsi="Times New Roman"/>
              </w:rPr>
            </w:pPr>
            <w:r w:rsidRPr="00791B53">
              <w:rPr>
                <w:rFonts w:ascii="Times New Roman" w:hAnsi="Times New Roman"/>
              </w:rPr>
              <w:t>Implementation</w:t>
            </w:r>
          </w:p>
        </w:tc>
      </w:tr>
      <w:tr w:rsidR="00C12646" w:rsidRPr="00791B53" w14:paraId="0B040888" w14:textId="77777777" w:rsidTr="00314A47">
        <w:tc>
          <w:tcPr>
            <w:tcW w:w="9360" w:type="dxa"/>
            <w:gridSpan w:val="5"/>
          </w:tcPr>
          <w:p w14:paraId="7E53515B" w14:textId="3C070310" w:rsidR="00C12646" w:rsidRPr="00791B53" w:rsidRDefault="00C12646" w:rsidP="00C12646">
            <w:pPr>
              <w:rPr>
                <w:rFonts w:ascii="Times New Roman" w:eastAsia="宋体" w:hAnsi="Times New Roman"/>
                <w:color w:val="4F4F4F"/>
                <w:sz w:val="22"/>
                <w:szCs w:val="22"/>
                <w:shd w:val="clear" w:color="auto" w:fill="F6F8FA"/>
              </w:rPr>
            </w:pPr>
            <w:r w:rsidRPr="00791B53">
              <w:rPr>
                <w:rFonts w:ascii="Times New Roman" w:eastAsia="宋体" w:hAnsi="Times New Roman"/>
                <w:color w:val="006666"/>
                <w:sz w:val="22"/>
                <w:szCs w:val="22"/>
              </w:rPr>
              <w:t>@app.route('/user-posts', methods=[GET])</w:t>
            </w:r>
          </w:p>
          <w:p w14:paraId="5D651355" w14:textId="740D5AC5" w:rsidR="00C12646" w:rsidRPr="00791B53" w:rsidRDefault="00C12646" w:rsidP="00C12646">
            <w:pPr>
              <w:rPr>
                <w:rFonts w:ascii="Times New Roman" w:eastAsia="宋体" w:hAnsi="Times New Roman"/>
                <w:color w:val="4F4F4F"/>
                <w:sz w:val="22"/>
                <w:szCs w:val="22"/>
              </w:rPr>
            </w:pPr>
            <w:r w:rsidRPr="00791B53">
              <w:rPr>
                <w:rFonts w:ascii="Times New Roman" w:eastAsia="宋体" w:hAnsi="Times New Roman"/>
                <w:color w:val="000088"/>
                <w:sz w:val="22"/>
                <w:szCs w:val="22"/>
              </w:rPr>
              <w:t>def</w:t>
            </w:r>
            <w:r w:rsidRPr="00791B53">
              <w:rPr>
                <w:rFonts w:ascii="Times New Roman" w:eastAsia="宋体" w:hAnsi="Times New Roman"/>
                <w:color w:val="4F4F4F"/>
                <w:sz w:val="22"/>
                <w:szCs w:val="22"/>
              </w:rPr>
              <w:t xml:space="preserve"> </w:t>
            </w:r>
            <w:r w:rsidRPr="00791B53">
              <w:rPr>
                <w:rFonts w:ascii="Times New Roman" w:hAnsi="Times New Roman"/>
                <w:sz w:val="22"/>
                <w:szCs w:val="22"/>
              </w:rPr>
              <w:t>UserPosts</w:t>
            </w:r>
            <w:r w:rsidRPr="00791B53">
              <w:rPr>
                <w:rFonts w:ascii="Times New Roman" w:eastAsia="宋体" w:hAnsi="Times New Roman"/>
                <w:color w:val="4F4F4F"/>
                <w:sz w:val="22"/>
                <w:szCs w:val="22"/>
              </w:rPr>
              <w:t>():</w:t>
            </w:r>
          </w:p>
          <w:p w14:paraId="09A386B7" w14:textId="541ED005" w:rsidR="00C12646" w:rsidRPr="00791B53" w:rsidRDefault="00C12646" w:rsidP="00C12646">
            <w:pPr>
              <w:ind w:firstLineChars="100" w:firstLine="240"/>
              <w:rPr>
                <w:rFonts w:ascii="Times New Roman" w:eastAsia="宋体" w:hAnsi="Times New Roman"/>
                <w:sz w:val="22"/>
                <w:szCs w:val="22"/>
              </w:rPr>
            </w:pPr>
            <w:r w:rsidRPr="00791B53">
              <w:rPr>
                <w:rFonts w:ascii="Times New Roman" w:hAnsi="Times New Roman"/>
              </w:rPr>
              <w:t xml:space="preserve">EmailAddress = </w:t>
            </w:r>
            <w:r w:rsidRPr="00791B53">
              <w:rPr>
                <w:rFonts w:ascii="Times New Roman" w:eastAsia="宋体" w:hAnsi="Times New Roman"/>
                <w:sz w:val="22"/>
                <w:szCs w:val="22"/>
              </w:rPr>
              <w:t>request.agrs.get(‘</w:t>
            </w:r>
            <w:r w:rsidRPr="00791B53">
              <w:rPr>
                <w:rFonts w:ascii="Times New Roman" w:hAnsi="Times New Roman"/>
              </w:rPr>
              <w:t>EmailAddress</w:t>
            </w:r>
            <w:r w:rsidRPr="00791B53">
              <w:rPr>
                <w:rFonts w:ascii="Times New Roman" w:eastAsia="宋体" w:hAnsi="Times New Roman"/>
                <w:sz w:val="22"/>
                <w:szCs w:val="22"/>
              </w:rPr>
              <w:t>)</w:t>
            </w:r>
          </w:p>
          <w:p w14:paraId="6173BDFF" w14:textId="77777777" w:rsidR="00C12646" w:rsidRPr="00791B53" w:rsidRDefault="00C12646" w:rsidP="00C12646">
            <w:pPr>
              <w:ind w:firstLineChars="100" w:firstLine="220"/>
              <w:rPr>
                <w:rFonts w:ascii="Times New Roman" w:eastAsia="宋体" w:hAnsi="Times New Roman"/>
                <w:sz w:val="22"/>
                <w:szCs w:val="22"/>
              </w:rPr>
            </w:pPr>
            <w:r w:rsidRPr="00791B53">
              <w:rPr>
                <w:rFonts w:ascii="Times New Roman" w:eastAsia="宋体" w:hAnsi="Times New Roman"/>
                <w:sz w:val="22"/>
                <w:szCs w:val="22"/>
              </w:rPr>
              <w:t>…</w:t>
            </w:r>
          </w:p>
          <w:p w14:paraId="304CBD39" w14:textId="77777777" w:rsidR="00C12646" w:rsidRPr="00791B53" w:rsidRDefault="00C12646" w:rsidP="00C12646">
            <w:pPr>
              <w:ind w:firstLineChars="100" w:firstLine="220"/>
              <w:rPr>
                <w:rFonts w:ascii="Times New Roman" w:hAnsi="Times New Roman"/>
              </w:rPr>
            </w:pPr>
            <w:r w:rsidRPr="00791B53">
              <w:rPr>
                <w:rFonts w:ascii="Times New Roman" w:eastAsia="宋体" w:hAnsi="Times New Roman"/>
                <w:sz w:val="22"/>
                <w:szCs w:val="22"/>
              </w:rPr>
              <w:t>return return_data</w:t>
            </w:r>
          </w:p>
        </w:tc>
      </w:tr>
    </w:tbl>
    <w:p w14:paraId="2A5192F8" w14:textId="77777777" w:rsidR="0032415D" w:rsidRPr="00791B53" w:rsidRDefault="0032415D" w:rsidP="0015653D">
      <w:pPr>
        <w:shd w:val="clear" w:color="auto" w:fill="FFFFFF"/>
        <w:outlineLvl w:val="3"/>
        <w:rPr>
          <w:rFonts w:ascii="Times New Roman" w:eastAsia="宋体" w:hAnsi="Times New Roman"/>
          <w:b/>
          <w:bCs/>
          <w:color w:val="2A2B2E"/>
          <w:sz w:val="36"/>
          <w:szCs w:val="36"/>
        </w:rPr>
      </w:pPr>
    </w:p>
    <w:p w14:paraId="0A74A315" w14:textId="77777777" w:rsidR="00356D14" w:rsidRPr="00791B53" w:rsidRDefault="00E362F0" w:rsidP="00356D14">
      <w:pPr>
        <w:shd w:val="clear" w:color="auto" w:fill="FFFFFF"/>
        <w:outlineLvl w:val="3"/>
        <w:rPr>
          <w:rFonts w:ascii="Times New Roman" w:eastAsia="宋体" w:hAnsi="Times New Roman"/>
          <w:b/>
          <w:bCs/>
          <w:color w:val="8EAADB" w:themeColor="accent1" w:themeTint="99"/>
          <w:sz w:val="36"/>
          <w:szCs w:val="36"/>
        </w:rPr>
      </w:pPr>
      <w:r w:rsidRPr="00791B53">
        <w:rPr>
          <w:rFonts w:ascii="Times New Roman" w:eastAsia="宋体" w:hAnsi="Times New Roman"/>
          <w:b/>
          <w:bCs/>
          <w:color w:val="8EAADB" w:themeColor="accent1" w:themeTint="99"/>
          <w:sz w:val="36"/>
          <w:szCs w:val="36"/>
        </w:rPr>
        <w:t>Add Comment to Post</w:t>
      </w:r>
    </w:p>
    <w:tbl>
      <w:tblPr>
        <w:tblStyle w:val="a4"/>
        <w:tblW w:w="9360" w:type="dxa"/>
        <w:tblLayout w:type="fixed"/>
        <w:tblLook w:val="06A0" w:firstRow="1" w:lastRow="0" w:firstColumn="1" w:lastColumn="0" w:noHBand="1" w:noVBand="1"/>
      </w:tblPr>
      <w:tblGrid>
        <w:gridCol w:w="1110"/>
        <w:gridCol w:w="586"/>
        <w:gridCol w:w="3402"/>
        <w:gridCol w:w="1418"/>
        <w:gridCol w:w="2844"/>
      </w:tblGrid>
      <w:tr w:rsidR="00356D14" w:rsidRPr="00791B53" w14:paraId="580B144D" w14:textId="77777777" w:rsidTr="00D92F88">
        <w:trPr>
          <w:trHeight w:val="300"/>
        </w:trPr>
        <w:tc>
          <w:tcPr>
            <w:tcW w:w="1110" w:type="dxa"/>
            <w:shd w:val="clear" w:color="auto" w:fill="D9D9D9" w:themeFill="background1" w:themeFillShade="D9"/>
          </w:tcPr>
          <w:p w14:paraId="37A1070A" w14:textId="2DE6003D" w:rsidR="00356D14" w:rsidRPr="00791B53" w:rsidRDefault="00393CD5" w:rsidP="00FA5F58">
            <w:pPr>
              <w:rPr>
                <w:rFonts w:ascii="Times New Roman" w:hAnsi="Times New Roman"/>
              </w:rPr>
            </w:pPr>
            <w:r w:rsidRPr="00791B53">
              <w:rPr>
                <w:rFonts w:ascii="Times New Roman" w:hAnsi="Times New Roman"/>
              </w:rPr>
              <w:t>POST</w:t>
            </w:r>
          </w:p>
        </w:tc>
        <w:tc>
          <w:tcPr>
            <w:tcW w:w="8250" w:type="dxa"/>
            <w:gridSpan w:val="4"/>
          </w:tcPr>
          <w:p w14:paraId="3797DD21" w14:textId="62822698" w:rsidR="00356D14" w:rsidRPr="00791B53" w:rsidRDefault="00261AED" w:rsidP="00FA5F58">
            <w:pPr>
              <w:rPr>
                <w:rFonts w:ascii="Times New Roman" w:hAnsi="Times New Roman"/>
              </w:rPr>
            </w:pPr>
            <w:r w:rsidRPr="00791B53">
              <w:rPr>
                <w:rFonts w:ascii="Times New Roman" w:hAnsi="Times New Roman"/>
              </w:rPr>
              <w:t>/</w:t>
            </w:r>
            <w:r w:rsidR="0076493B" w:rsidRPr="00791B53">
              <w:rPr>
                <w:rFonts w:ascii="Times New Roman" w:hAnsi="Times New Roman"/>
              </w:rPr>
              <w:t>post-</w:t>
            </w:r>
            <w:r w:rsidRPr="00791B53">
              <w:rPr>
                <w:rFonts w:ascii="Times New Roman" w:hAnsi="Times New Roman"/>
              </w:rPr>
              <w:t>comment</w:t>
            </w:r>
          </w:p>
        </w:tc>
      </w:tr>
      <w:tr w:rsidR="00393CD5" w:rsidRPr="00791B53" w14:paraId="670A8D61" w14:textId="77777777" w:rsidTr="00D92F88">
        <w:trPr>
          <w:trHeight w:val="300"/>
        </w:trPr>
        <w:tc>
          <w:tcPr>
            <w:tcW w:w="1110" w:type="dxa"/>
            <w:shd w:val="clear" w:color="auto" w:fill="D9D9D9" w:themeFill="background1" w:themeFillShade="D9"/>
          </w:tcPr>
          <w:p w14:paraId="5BF9074F" w14:textId="581E8C0B" w:rsidR="00393CD5" w:rsidRPr="00791B53" w:rsidRDefault="00475328" w:rsidP="00FA5F58">
            <w:pPr>
              <w:rPr>
                <w:rFonts w:ascii="Times New Roman" w:hAnsi="Times New Roman"/>
              </w:rPr>
            </w:pPr>
            <w:r w:rsidRPr="00791B53">
              <w:rPr>
                <w:rFonts w:ascii="Times New Roman" w:hAnsi="Times New Roman"/>
              </w:rPr>
              <w:t>Input</w:t>
            </w:r>
          </w:p>
        </w:tc>
        <w:tc>
          <w:tcPr>
            <w:tcW w:w="8250" w:type="dxa"/>
            <w:gridSpan w:val="4"/>
          </w:tcPr>
          <w:p w14:paraId="0C186A9E" w14:textId="77777777" w:rsidR="00475328" w:rsidRPr="00791B53" w:rsidRDefault="00475328" w:rsidP="00FA5F58">
            <w:pPr>
              <w:rPr>
                <w:rFonts w:ascii="Times New Roman" w:hAnsi="Times New Roman"/>
              </w:rPr>
            </w:pPr>
            <w:r w:rsidRPr="00791B53">
              <w:rPr>
                <w:rFonts w:ascii="Times New Roman" w:hAnsi="Times New Roman"/>
              </w:rPr>
              <w:t>{</w:t>
            </w:r>
          </w:p>
          <w:p w14:paraId="79E173BB" w14:textId="6022643E" w:rsidR="00475328" w:rsidRPr="00791B53" w:rsidRDefault="00CD3A4E" w:rsidP="00FA5F58">
            <w:pPr>
              <w:rPr>
                <w:rFonts w:ascii="Times New Roman" w:hAnsi="Times New Roman"/>
              </w:rPr>
            </w:pPr>
            <w:r w:rsidRPr="00791B53">
              <w:rPr>
                <w:rFonts w:ascii="Times New Roman" w:hAnsi="Times New Roman"/>
              </w:rPr>
              <w:t xml:space="preserve">  “EmailAddress”: EmailAddress</w:t>
            </w:r>
            <w:r w:rsidR="00192FE3" w:rsidRPr="00791B53">
              <w:rPr>
                <w:rFonts w:ascii="Times New Roman" w:hAnsi="Times New Roman"/>
              </w:rPr>
              <w:t>,</w:t>
            </w:r>
          </w:p>
          <w:p w14:paraId="37FEA630" w14:textId="0048AC60" w:rsidR="00192FE3" w:rsidRPr="00791B53" w:rsidRDefault="00192FE3" w:rsidP="00FA5F58">
            <w:pPr>
              <w:rPr>
                <w:rFonts w:ascii="Times New Roman" w:hAnsi="Times New Roman"/>
              </w:rPr>
            </w:pPr>
            <w:r w:rsidRPr="00791B53">
              <w:rPr>
                <w:rFonts w:ascii="Times New Roman" w:hAnsi="Times New Roman"/>
              </w:rPr>
              <w:t xml:space="preserve">  </w:t>
            </w:r>
            <w:r w:rsidR="009A6999" w:rsidRPr="00791B53">
              <w:rPr>
                <w:rFonts w:ascii="Times New Roman" w:hAnsi="Times New Roman"/>
              </w:rPr>
              <w:t>“PID”</w:t>
            </w:r>
            <w:r w:rsidR="006A3148" w:rsidRPr="00791B53">
              <w:rPr>
                <w:rFonts w:ascii="Times New Roman" w:hAnsi="Times New Roman"/>
              </w:rPr>
              <w:t>:</w:t>
            </w:r>
            <w:r w:rsidR="00453271" w:rsidRPr="00791B53">
              <w:rPr>
                <w:rFonts w:ascii="Times New Roman" w:hAnsi="Times New Roman"/>
              </w:rPr>
              <w:t xml:space="preserve"> </w:t>
            </w:r>
            <w:r w:rsidR="006A3148" w:rsidRPr="00791B53">
              <w:rPr>
                <w:rFonts w:ascii="Times New Roman" w:hAnsi="Times New Roman"/>
              </w:rPr>
              <w:t>PID</w:t>
            </w:r>
            <w:r w:rsidR="007C7CF4" w:rsidRPr="00791B53">
              <w:rPr>
                <w:rFonts w:ascii="Times New Roman" w:hAnsi="Times New Roman"/>
              </w:rPr>
              <w:t>,</w:t>
            </w:r>
          </w:p>
          <w:p w14:paraId="24CCE37F" w14:textId="486F1341" w:rsidR="00F97DBC" w:rsidRPr="00791B53" w:rsidRDefault="007B51B4" w:rsidP="006B4FD1">
            <w:pPr>
              <w:rPr>
                <w:rFonts w:ascii="Times New Roman" w:hAnsi="Times New Roman"/>
              </w:rPr>
            </w:pPr>
            <w:r w:rsidRPr="00791B53">
              <w:rPr>
                <w:rFonts w:ascii="Times New Roman" w:hAnsi="Times New Roman"/>
              </w:rPr>
              <w:t xml:space="preserve">  “</w:t>
            </w:r>
            <w:r w:rsidR="004B1D3C" w:rsidRPr="00791B53">
              <w:rPr>
                <w:rFonts w:ascii="Times New Roman" w:eastAsia="宋体" w:hAnsi="Times New Roman"/>
              </w:rPr>
              <w:t>Text</w:t>
            </w:r>
            <w:r w:rsidRPr="00791B53">
              <w:rPr>
                <w:rFonts w:ascii="Times New Roman" w:hAnsi="Times New Roman"/>
              </w:rPr>
              <w:t>”</w:t>
            </w:r>
            <w:r w:rsidR="00500283" w:rsidRPr="00791B53">
              <w:rPr>
                <w:rFonts w:ascii="Times New Roman" w:hAnsi="Times New Roman"/>
              </w:rPr>
              <w:t>:</w:t>
            </w:r>
            <w:r w:rsidR="006B4FD1" w:rsidRPr="00791B53">
              <w:rPr>
                <w:rFonts w:ascii="Times New Roman" w:hAnsi="Times New Roman"/>
              </w:rPr>
              <w:t xml:space="preserve"> </w:t>
            </w:r>
            <w:r w:rsidR="008B26C0" w:rsidRPr="00791B53">
              <w:rPr>
                <w:rFonts w:ascii="Times New Roman" w:eastAsia="宋体" w:hAnsi="Times New Roman"/>
              </w:rPr>
              <w:t>Text</w:t>
            </w:r>
          </w:p>
          <w:p w14:paraId="7B9A3C5C" w14:textId="1FBEE845" w:rsidR="00393CD5" w:rsidRPr="00791B53" w:rsidRDefault="00475328" w:rsidP="00FA5F58">
            <w:pPr>
              <w:rPr>
                <w:rFonts w:ascii="Times New Roman" w:hAnsi="Times New Roman"/>
              </w:rPr>
            </w:pPr>
            <w:r w:rsidRPr="00791B53">
              <w:rPr>
                <w:rFonts w:ascii="Times New Roman" w:hAnsi="Times New Roman"/>
              </w:rPr>
              <w:t>}</w:t>
            </w:r>
          </w:p>
        </w:tc>
      </w:tr>
      <w:tr w:rsidR="00356D14" w:rsidRPr="00791B53" w14:paraId="4F278617" w14:textId="77777777" w:rsidTr="00D92F88">
        <w:tc>
          <w:tcPr>
            <w:tcW w:w="9360" w:type="dxa"/>
            <w:gridSpan w:val="5"/>
          </w:tcPr>
          <w:p w14:paraId="3C16BB98" w14:textId="3F5BC010" w:rsidR="00356D14" w:rsidRPr="00791B53" w:rsidRDefault="00A51269" w:rsidP="00FA5F58">
            <w:pPr>
              <w:rPr>
                <w:rFonts w:ascii="Times New Roman" w:hAnsi="Times New Roman"/>
              </w:rPr>
            </w:pPr>
            <w:r w:rsidRPr="00791B53">
              <w:rPr>
                <w:rFonts w:ascii="Times New Roman" w:hAnsi="Times New Roman"/>
              </w:rPr>
              <w:t>Add comment to the target post.</w:t>
            </w:r>
            <w:r w:rsidR="00E31728" w:rsidRPr="00791B53">
              <w:rPr>
                <w:rFonts w:ascii="Times New Roman" w:hAnsi="Times New Roman"/>
              </w:rPr>
              <w:t xml:space="preserve"> </w:t>
            </w:r>
            <w:r w:rsidR="008D32F6" w:rsidRPr="00791B53">
              <w:rPr>
                <w:rFonts w:ascii="Times New Roman" w:hAnsi="Times New Roman"/>
              </w:rPr>
              <w:t>The timestamp</w:t>
            </w:r>
            <w:r w:rsidR="00E31728" w:rsidRPr="00791B53">
              <w:rPr>
                <w:rFonts w:ascii="Times New Roman" w:hAnsi="Times New Roman"/>
              </w:rPr>
              <w:t xml:space="preserve"> will be added</w:t>
            </w:r>
          </w:p>
        </w:tc>
      </w:tr>
      <w:tr w:rsidR="00356D14" w:rsidRPr="00791B53" w14:paraId="2CDBB832" w14:textId="77777777" w:rsidTr="00D92F88">
        <w:tc>
          <w:tcPr>
            <w:tcW w:w="9360" w:type="dxa"/>
            <w:gridSpan w:val="5"/>
            <w:shd w:val="clear" w:color="auto" w:fill="D9D9D9" w:themeFill="background1" w:themeFillShade="D9"/>
          </w:tcPr>
          <w:p w14:paraId="3A501252" w14:textId="77777777" w:rsidR="00356D14" w:rsidRPr="00791B53" w:rsidRDefault="00356D14" w:rsidP="00FA5F58">
            <w:pPr>
              <w:rPr>
                <w:rFonts w:ascii="Times New Roman" w:hAnsi="Times New Roman"/>
              </w:rPr>
            </w:pPr>
            <w:r w:rsidRPr="00791B53">
              <w:rPr>
                <w:rFonts w:ascii="Times New Roman" w:hAnsi="Times New Roman"/>
              </w:rPr>
              <w:t>Parameters</w:t>
            </w:r>
          </w:p>
        </w:tc>
      </w:tr>
      <w:tr w:rsidR="00356D14" w:rsidRPr="00791B53" w14:paraId="7CFEC8DC" w14:textId="77777777" w:rsidTr="00656E53">
        <w:trPr>
          <w:trHeight w:val="315"/>
        </w:trPr>
        <w:tc>
          <w:tcPr>
            <w:tcW w:w="1696" w:type="dxa"/>
            <w:gridSpan w:val="2"/>
            <w:shd w:val="clear" w:color="auto" w:fill="F2F2F2" w:themeFill="background1" w:themeFillShade="F2"/>
          </w:tcPr>
          <w:p w14:paraId="043618EE" w14:textId="77777777" w:rsidR="00356D14" w:rsidRPr="00791B53" w:rsidRDefault="00356D14" w:rsidP="00FA5F58">
            <w:pPr>
              <w:rPr>
                <w:rFonts w:ascii="Times New Roman" w:hAnsi="Times New Roman"/>
              </w:rPr>
            </w:pPr>
            <w:r w:rsidRPr="00791B53">
              <w:rPr>
                <w:rFonts w:ascii="Times New Roman" w:hAnsi="Times New Roman"/>
              </w:rPr>
              <w:lastRenderedPageBreak/>
              <w:t>Name</w:t>
            </w:r>
          </w:p>
        </w:tc>
        <w:tc>
          <w:tcPr>
            <w:tcW w:w="3402" w:type="dxa"/>
            <w:shd w:val="clear" w:color="auto" w:fill="F2F2F2" w:themeFill="background1" w:themeFillShade="F2"/>
          </w:tcPr>
          <w:p w14:paraId="2A670FDE" w14:textId="77777777" w:rsidR="00356D14" w:rsidRPr="00791B53" w:rsidRDefault="00356D14" w:rsidP="00FA5F58">
            <w:pPr>
              <w:rPr>
                <w:rFonts w:ascii="Times New Roman" w:hAnsi="Times New Roman"/>
              </w:rPr>
            </w:pPr>
            <w:r w:rsidRPr="00791B53">
              <w:rPr>
                <w:rFonts w:ascii="Times New Roman" w:hAnsi="Times New Roman"/>
              </w:rPr>
              <w:t>Data type</w:t>
            </w:r>
          </w:p>
        </w:tc>
        <w:tc>
          <w:tcPr>
            <w:tcW w:w="1418" w:type="dxa"/>
            <w:shd w:val="clear" w:color="auto" w:fill="F2F2F2" w:themeFill="background1" w:themeFillShade="F2"/>
          </w:tcPr>
          <w:p w14:paraId="4ED89456" w14:textId="77777777" w:rsidR="00356D14" w:rsidRPr="00791B53" w:rsidRDefault="00356D14" w:rsidP="00FA5F58">
            <w:pPr>
              <w:rPr>
                <w:rFonts w:ascii="Times New Roman" w:hAnsi="Times New Roman"/>
              </w:rPr>
            </w:pPr>
            <w:r w:rsidRPr="00791B53">
              <w:rPr>
                <w:rFonts w:ascii="Times New Roman" w:hAnsi="Times New Roman"/>
              </w:rPr>
              <w:t>Mandatory</w:t>
            </w:r>
          </w:p>
        </w:tc>
        <w:tc>
          <w:tcPr>
            <w:tcW w:w="2844" w:type="dxa"/>
            <w:shd w:val="clear" w:color="auto" w:fill="F2F2F2" w:themeFill="background1" w:themeFillShade="F2"/>
          </w:tcPr>
          <w:p w14:paraId="65BF752A" w14:textId="77777777" w:rsidR="00356D14" w:rsidRPr="00791B53" w:rsidRDefault="00356D14" w:rsidP="00FA5F58">
            <w:pPr>
              <w:rPr>
                <w:rFonts w:ascii="Times New Roman" w:hAnsi="Times New Roman"/>
              </w:rPr>
            </w:pPr>
            <w:r w:rsidRPr="00791B53">
              <w:rPr>
                <w:rFonts w:ascii="Times New Roman" w:hAnsi="Times New Roman"/>
              </w:rPr>
              <w:t>Description</w:t>
            </w:r>
          </w:p>
        </w:tc>
      </w:tr>
      <w:tr w:rsidR="00356D14" w:rsidRPr="00791B53" w14:paraId="1505FB25" w14:textId="77777777" w:rsidTr="00656E53">
        <w:tc>
          <w:tcPr>
            <w:tcW w:w="1696" w:type="dxa"/>
            <w:gridSpan w:val="2"/>
          </w:tcPr>
          <w:p w14:paraId="556CA2BF" w14:textId="3655BB07" w:rsidR="00356D14" w:rsidRPr="00791B53" w:rsidRDefault="00463014" w:rsidP="00FA5F58">
            <w:pPr>
              <w:rPr>
                <w:rFonts w:ascii="Times New Roman" w:hAnsi="Times New Roman"/>
              </w:rPr>
            </w:pPr>
            <w:r w:rsidRPr="00791B53">
              <w:rPr>
                <w:rFonts w:ascii="Times New Roman" w:hAnsi="Times New Roman"/>
              </w:rPr>
              <w:t>Commenter</w:t>
            </w:r>
          </w:p>
        </w:tc>
        <w:tc>
          <w:tcPr>
            <w:tcW w:w="3402" w:type="dxa"/>
          </w:tcPr>
          <w:p w14:paraId="43AC58EC" w14:textId="0BC74E28" w:rsidR="00356D14" w:rsidRPr="00791B53" w:rsidRDefault="00F629BB" w:rsidP="00FA5F58">
            <w:pPr>
              <w:rPr>
                <w:rFonts w:ascii="Times New Roman" w:hAnsi="Times New Roman"/>
              </w:rPr>
            </w:pPr>
            <w:r w:rsidRPr="00791B53">
              <w:rPr>
                <w:rFonts w:ascii="Times New Roman" w:hAnsi="Times New Roman"/>
              </w:rPr>
              <w:t>string</w:t>
            </w:r>
          </w:p>
        </w:tc>
        <w:tc>
          <w:tcPr>
            <w:tcW w:w="1418" w:type="dxa"/>
          </w:tcPr>
          <w:p w14:paraId="45DC1FEA" w14:textId="58B5E7FD" w:rsidR="00356D14" w:rsidRPr="00791B53" w:rsidRDefault="007168E9" w:rsidP="00FA5F58">
            <w:pPr>
              <w:rPr>
                <w:rFonts w:ascii="Times New Roman" w:hAnsi="Times New Roman"/>
              </w:rPr>
            </w:pPr>
            <w:r w:rsidRPr="00791B53">
              <w:rPr>
                <w:rFonts w:ascii="Times New Roman" w:hAnsi="Times New Roman"/>
              </w:rPr>
              <w:t>yes</w:t>
            </w:r>
          </w:p>
        </w:tc>
        <w:tc>
          <w:tcPr>
            <w:tcW w:w="2844" w:type="dxa"/>
          </w:tcPr>
          <w:p w14:paraId="28C1271B" w14:textId="2F7544AB" w:rsidR="00356D14" w:rsidRPr="00791B53" w:rsidRDefault="00474C2E" w:rsidP="00FA5F58">
            <w:pPr>
              <w:rPr>
                <w:rFonts w:ascii="Times New Roman" w:hAnsi="Times New Roman"/>
              </w:rPr>
            </w:pPr>
            <w:r w:rsidRPr="00791B53">
              <w:rPr>
                <w:rFonts w:ascii="Times New Roman" w:hAnsi="Times New Roman"/>
              </w:rPr>
              <w:t>Email address</w:t>
            </w:r>
          </w:p>
        </w:tc>
      </w:tr>
      <w:tr w:rsidR="00356D14" w:rsidRPr="00791B53" w14:paraId="1462448A" w14:textId="77777777" w:rsidTr="00656E53">
        <w:tc>
          <w:tcPr>
            <w:tcW w:w="1696" w:type="dxa"/>
            <w:gridSpan w:val="2"/>
          </w:tcPr>
          <w:p w14:paraId="21808718" w14:textId="314AEC30" w:rsidR="00356D14" w:rsidRPr="00791B53" w:rsidRDefault="00C500BB" w:rsidP="00FA5F58">
            <w:pPr>
              <w:rPr>
                <w:rFonts w:ascii="Times New Roman" w:hAnsi="Times New Roman"/>
              </w:rPr>
            </w:pPr>
            <w:r w:rsidRPr="00791B53">
              <w:rPr>
                <w:rFonts w:ascii="Times New Roman" w:hAnsi="Times New Roman"/>
              </w:rPr>
              <w:t>PID</w:t>
            </w:r>
          </w:p>
        </w:tc>
        <w:tc>
          <w:tcPr>
            <w:tcW w:w="3402" w:type="dxa"/>
          </w:tcPr>
          <w:p w14:paraId="5ACB7697" w14:textId="33EE659A" w:rsidR="00356D14" w:rsidRPr="00791B53" w:rsidRDefault="00287F75" w:rsidP="00FA5F58">
            <w:pPr>
              <w:rPr>
                <w:rFonts w:ascii="Times New Roman" w:hAnsi="Times New Roman"/>
              </w:rPr>
            </w:pPr>
            <w:r w:rsidRPr="00791B53">
              <w:rPr>
                <w:rFonts w:ascii="Times New Roman" w:hAnsi="Times New Roman"/>
              </w:rPr>
              <w:t>string</w:t>
            </w:r>
          </w:p>
        </w:tc>
        <w:tc>
          <w:tcPr>
            <w:tcW w:w="1418" w:type="dxa"/>
          </w:tcPr>
          <w:p w14:paraId="4A9154A6" w14:textId="6DA057F1" w:rsidR="00356D14" w:rsidRPr="00791B53" w:rsidRDefault="003C4FDA" w:rsidP="00FA5F58">
            <w:pPr>
              <w:rPr>
                <w:rFonts w:ascii="Times New Roman" w:hAnsi="Times New Roman"/>
              </w:rPr>
            </w:pPr>
            <w:r w:rsidRPr="00791B53">
              <w:rPr>
                <w:rFonts w:ascii="Times New Roman" w:hAnsi="Times New Roman"/>
              </w:rPr>
              <w:t>y</w:t>
            </w:r>
            <w:r w:rsidR="00C47437" w:rsidRPr="00791B53">
              <w:rPr>
                <w:rFonts w:ascii="Times New Roman" w:hAnsi="Times New Roman"/>
              </w:rPr>
              <w:t>es</w:t>
            </w:r>
          </w:p>
        </w:tc>
        <w:tc>
          <w:tcPr>
            <w:tcW w:w="2844" w:type="dxa"/>
          </w:tcPr>
          <w:p w14:paraId="44693D52" w14:textId="19076921" w:rsidR="00356D14" w:rsidRPr="00791B53" w:rsidRDefault="00A23737" w:rsidP="00FA5F58">
            <w:pPr>
              <w:rPr>
                <w:rFonts w:ascii="Times New Roman" w:hAnsi="Times New Roman"/>
              </w:rPr>
            </w:pPr>
            <w:r w:rsidRPr="00791B53">
              <w:rPr>
                <w:rFonts w:ascii="Times New Roman" w:hAnsi="Times New Roman"/>
              </w:rPr>
              <w:t>PID</w:t>
            </w:r>
          </w:p>
        </w:tc>
      </w:tr>
      <w:tr w:rsidR="00356D14" w:rsidRPr="00791B53" w14:paraId="57ECE829" w14:textId="77777777" w:rsidTr="00656E53">
        <w:tc>
          <w:tcPr>
            <w:tcW w:w="1696" w:type="dxa"/>
            <w:gridSpan w:val="2"/>
          </w:tcPr>
          <w:p w14:paraId="18EC1C21" w14:textId="7A2A3C47" w:rsidR="00356D14" w:rsidRPr="00791B53" w:rsidRDefault="004B1D3C" w:rsidP="00FA5F58">
            <w:pPr>
              <w:rPr>
                <w:rFonts w:ascii="Times New Roman" w:hAnsi="Times New Roman"/>
              </w:rPr>
            </w:pPr>
            <w:r w:rsidRPr="00791B53">
              <w:rPr>
                <w:rFonts w:ascii="Times New Roman" w:eastAsia="宋体" w:hAnsi="Times New Roman"/>
              </w:rPr>
              <w:t>Text</w:t>
            </w:r>
          </w:p>
        </w:tc>
        <w:tc>
          <w:tcPr>
            <w:tcW w:w="3402" w:type="dxa"/>
          </w:tcPr>
          <w:p w14:paraId="34FFE818" w14:textId="79F0AE00" w:rsidR="00356D14" w:rsidRPr="00791B53" w:rsidRDefault="00722EC8" w:rsidP="00FA5F58">
            <w:pPr>
              <w:rPr>
                <w:rFonts w:ascii="Times New Roman" w:hAnsi="Times New Roman"/>
              </w:rPr>
            </w:pPr>
            <w:r w:rsidRPr="00791B53">
              <w:rPr>
                <w:rFonts w:ascii="Times New Roman" w:eastAsia="宋体" w:hAnsi="Times New Roman"/>
              </w:rPr>
              <w:t>Text</w:t>
            </w:r>
          </w:p>
        </w:tc>
        <w:tc>
          <w:tcPr>
            <w:tcW w:w="1418" w:type="dxa"/>
          </w:tcPr>
          <w:p w14:paraId="5877ACD8" w14:textId="2268D61F" w:rsidR="00356D14" w:rsidRPr="00791B53" w:rsidRDefault="003C4FDA" w:rsidP="00FA5F58">
            <w:pPr>
              <w:rPr>
                <w:rFonts w:ascii="Times New Roman" w:hAnsi="Times New Roman"/>
              </w:rPr>
            </w:pPr>
            <w:r w:rsidRPr="00791B53">
              <w:rPr>
                <w:rFonts w:ascii="Times New Roman" w:hAnsi="Times New Roman"/>
              </w:rPr>
              <w:t>y</w:t>
            </w:r>
            <w:r w:rsidR="00C47437" w:rsidRPr="00791B53">
              <w:rPr>
                <w:rFonts w:ascii="Times New Roman" w:hAnsi="Times New Roman"/>
              </w:rPr>
              <w:t>es</w:t>
            </w:r>
          </w:p>
        </w:tc>
        <w:tc>
          <w:tcPr>
            <w:tcW w:w="2844" w:type="dxa"/>
          </w:tcPr>
          <w:p w14:paraId="022EC94B" w14:textId="2DC0C8F1" w:rsidR="00356D14" w:rsidRPr="00791B53" w:rsidRDefault="003C0710" w:rsidP="00FA5F58">
            <w:pPr>
              <w:rPr>
                <w:rFonts w:ascii="Times New Roman" w:hAnsi="Times New Roman"/>
              </w:rPr>
            </w:pPr>
            <w:r w:rsidRPr="00791B53">
              <w:rPr>
                <w:rFonts w:ascii="Times New Roman" w:hAnsi="Times New Roman"/>
              </w:rPr>
              <w:t>text</w:t>
            </w:r>
          </w:p>
        </w:tc>
      </w:tr>
      <w:tr w:rsidR="00356D14" w:rsidRPr="00791B53" w14:paraId="4A8948EC" w14:textId="77777777" w:rsidTr="00D92F88">
        <w:tc>
          <w:tcPr>
            <w:tcW w:w="9360" w:type="dxa"/>
            <w:gridSpan w:val="5"/>
            <w:shd w:val="clear" w:color="auto" w:fill="D9D9D9" w:themeFill="background1" w:themeFillShade="D9"/>
          </w:tcPr>
          <w:p w14:paraId="3693434A" w14:textId="77777777" w:rsidR="00356D14" w:rsidRPr="00791B53" w:rsidRDefault="00356D14" w:rsidP="00FA5F58">
            <w:pPr>
              <w:spacing w:line="259" w:lineRule="auto"/>
              <w:rPr>
                <w:rFonts w:ascii="Times New Roman" w:hAnsi="Times New Roman"/>
              </w:rPr>
            </w:pPr>
            <w:r w:rsidRPr="00791B53">
              <w:rPr>
                <w:rFonts w:ascii="Times New Roman" w:hAnsi="Times New Roman"/>
              </w:rPr>
              <w:t>Response</w:t>
            </w:r>
          </w:p>
        </w:tc>
      </w:tr>
      <w:tr w:rsidR="00356D14" w:rsidRPr="00791B53" w14:paraId="39FF1061" w14:textId="77777777" w:rsidTr="00E6354C">
        <w:trPr>
          <w:cantSplit/>
        </w:trPr>
        <w:tc>
          <w:tcPr>
            <w:tcW w:w="9360" w:type="dxa"/>
            <w:gridSpan w:val="5"/>
          </w:tcPr>
          <w:p w14:paraId="75FE7659" w14:textId="77777777" w:rsidR="00B71634" w:rsidRPr="00791B53" w:rsidRDefault="00B71634" w:rsidP="00B71634">
            <w:pPr>
              <w:spacing w:line="259" w:lineRule="auto"/>
              <w:rPr>
                <w:rFonts w:ascii="Times New Roman" w:hAnsi="Times New Roman"/>
              </w:rPr>
            </w:pPr>
            <w:r w:rsidRPr="00791B53">
              <w:rPr>
                <w:rFonts w:ascii="Times New Roman" w:hAnsi="Times New Roman"/>
              </w:rPr>
              <w:t>{</w:t>
            </w:r>
          </w:p>
          <w:p w14:paraId="66A8E146" w14:textId="77777777" w:rsidR="00B71634" w:rsidRPr="00791B53" w:rsidRDefault="00B71634" w:rsidP="00B71634">
            <w:pPr>
              <w:spacing w:line="259" w:lineRule="auto"/>
              <w:ind w:firstLineChars="100" w:firstLine="240"/>
              <w:rPr>
                <w:rFonts w:ascii="Times New Roman" w:hAnsi="Times New Roman"/>
              </w:rPr>
            </w:pPr>
            <w:r w:rsidRPr="00791B53">
              <w:rPr>
                <w:rFonts w:ascii="Times New Roman" w:hAnsi="Times New Roman"/>
              </w:rPr>
              <w:t>“Success”: True/False,</w:t>
            </w:r>
          </w:p>
          <w:p w14:paraId="77D72CEB" w14:textId="1888ED29" w:rsidR="00B71634" w:rsidRPr="00791B53" w:rsidRDefault="00B71634" w:rsidP="00B71634">
            <w:pPr>
              <w:spacing w:line="259" w:lineRule="auto"/>
              <w:rPr>
                <w:rFonts w:ascii="Times New Roman" w:hAnsi="Times New Roman"/>
              </w:rPr>
            </w:pPr>
            <w:r w:rsidRPr="00791B53">
              <w:rPr>
                <w:rFonts w:ascii="Times New Roman" w:hAnsi="Times New Roman"/>
              </w:rPr>
              <w:t xml:space="preserve">  “Error”: Error</w:t>
            </w:r>
          </w:p>
          <w:p w14:paraId="0FBF53D0" w14:textId="14E32231" w:rsidR="00356D14" w:rsidRPr="00791B53" w:rsidRDefault="00B71634" w:rsidP="00B71634">
            <w:pPr>
              <w:spacing w:line="259" w:lineRule="auto"/>
              <w:rPr>
                <w:rFonts w:ascii="Times New Roman" w:hAnsi="Times New Roman"/>
              </w:rPr>
            </w:pPr>
            <w:r w:rsidRPr="00791B53">
              <w:rPr>
                <w:rFonts w:ascii="Times New Roman" w:hAnsi="Times New Roman"/>
              </w:rPr>
              <w:t>}</w:t>
            </w:r>
          </w:p>
        </w:tc>
      </w:tr>
      <w:tr w:rsidR="00356D14" w:rsidRPr="00791B53" w14:paraId="6E7CBD90" w14:textId="77777777" w:rsidTr="00D92F88">
        <w:tc>
          <w:tcPr>
            <w:tcW w:w="9360" w:type="dxa"/>
            <w:gridSpan w:val="5"/>
            <w:shd w:val="clear" w:color="auto" w:fill="D9D9D9" w:themeFill="background1" w:themeFillShade="D9"/>
          </w:tcPr>
          <w:p w14:paraId="025ABFCD" w14:textId="77777777" w:rsidR="00356D14" w:rsidRPr="00791B53" w:rsidRDefault="00356D14" w:rsidP="00FA5F58">
            <w:pPr>
              <w:rPr>
                <w:rFonts w:ascii="Times New Roman" w:hAnsi="Times New Roman"/>
              </w:rPr>
            </w:pPr>
            <w:r w:rsidRPr="00791B53">
              <w:rPr>
                <w:rFonts w:ascii="Times New Roman" w:hAnsi="Times New Roman"/>
              </w:rPr>
              <w:t>Implementation</w:t>
            </w:r>
          </w:p>
        </w:tc>
      </w:tr>
      <w:tr w:rsidR="00356D14" w:rsidRPr="00791B53" w14:paraId="7CE0C778" w14:textId="77777777" w:rsidTr="00D92F88">
        <w:tc>
          <w:tcPr>
            <w:tcW w:w="9360" w:type="dxa"/>
            <w:gridSpan w:val="5"/>
          </w:tcPr>
          <w:p w14:paraId="6643B364" w14:textId="04B7B921" w:rsidR="00A32043" w:rsidRPr="00791B53" w:rsidRDefault="00A32043" w:rsidP="00A32043">
            <w:pPr>
              <w:rPr>
                <w:rFonts w:ascii="Times New Roman" w:eastAsia="宋体" w:hAnsi="Times New Roman"/>
                <w:color w:val="4F4F4F"/>
                <w:sz w:val="22"/>
                <w:szCs w:val="22"/>
                <w:shd w:val="clear" w:color="auto" w:fill="F6F8FA"/>
              </w:rPr>
            </w:pPr>
            <w:r w:rsidRPr="00791B53">
              <w:rPr>
                <w:rFonts w:ascii="Times New Roman" w:eastAsia="宋体" w:hAnsi="Times New Roman"/>
                <w:color w:val="006666"/>
                <w:sz w:val="22"/>
                <w:szCs w:val="22"/>
              </w:rPr>
              <w:t>@app.route('/post</w:t>
            </w:r>
            <w:r w:rsidR="00871211" w:rsidRPr="00791B53">
              <w:rPr>
                <w:rFonts w:ascii="Times New Roman" w:eastAsia="宋体" w:hAnsi="Times New Roman"/>
                <w:color w:val="006666"/>
                <w:sz w:val="22"/>
                <w:szCs w:val="22"/>
              </w:rPr>
              <w:t>-comment</w:t>
            </w:r>
            <w:r w:rsidRPr="00791B53">
              <w:rPr>
                <w:rFonts w:ascii="Times New Roman" w:eastAsia="宋体" w:hAnsi="Times New Roman"/>
                <w:color w:val="006666"/>
                <w:sz w:val="22"/>
                <w:szCs w:val="22"/>
              </w:rPr>
              <w:t>', methods=[POST])</w:t>
            </w:r>
          </w:p>
          <w:p w14:paraId="4E4600D5" w14:textId="50DDBE49" w:rsidR="00A32043" w:rsidRPr="00791B53" w:rsidRDefault="00A32043" w:rsidP="00A32043">
            <w:pPr>
              <w:rPr>
                <w:rFonts w:ascii="Times New Roman" w:eastAsia="宋体" w:hAnsi="Times New Roman"/>
                <w:color w:val="4F4F4F"/>
                <w:sz w:val="22"/>
                <w:szCs w:val="22"/>
              </w:rPr>
            </w:pPr>
            <w:r w:rsidRPr="00791B53">
              <w:rPr>
                <w:rFonts w:ascii="Times New Roman" w:eastAsia="宋体" w:hAnsi="Times New Roman"/>
                <w:color w:val="000088"/>
                <w:sz w:val="22"/>
                <w:szCs w:val="22"/>
              </w:rPr>
              <w:t>def</w:t>
            </w:r>
            <w:r w:rsidRPr="00791B53">
              <w:rPr>
                <w:rFonts w:ascii="Times New Roman" w:eastAsia="宋体" w:hAnsi="Times New Roman"/>
                <w:color w:val="4F4F4F"/>
                <w:sz w:val="22"/>
                <w:szCs w:val="22"/>
              </w:rPr>
              <w:t xml:space="preserve"> </w:t>
            </w:r>
            <w:proofErr w:type="spellStart"/>
            <w:r w:rsidR="00450D6A" w:rsidRPr="00791B53">
              <w:rPr>
                <w:rFonts w:ascii="Times New Roman" w:hAnsi="Times New Roman"/>
                <w:sz w:val="22"/>
                <w:szCs w:val="22"/>
              </w:rPr>
              <w:t>PostComment</w:t>
            </w:r>
            <w:proofErr w:type="spellEnd"/>
            <w:r w:rsidRPr="00791B53">
              <w:rPr>
                <w:rFonts w:ascii="Times New Roman" w:eastAsia="宋体" w:hAnsi="Times New Roman"/>
                <w:color w:val="4F4F4F"/>
                <w:sz w:val="22"/>
                <w:szCs w:val="22"/>
              </w:rPr>
              <w:t>():</w:t>
            </w:r>
          </w:p>
          <w:p w14:paraId="43F9D697" w14:textId="6B3D23C5" w:rsidR="00A32043" w:rsidRPr="00791B53" w:rsidRDefault="00A32043" w:rsidP="007D0498">
            <w:pPr>
              <w:ind w:firstLineChars="100" w:firstLine="240"/>
              <w:rPr>
                <w:rFonts w:ascii="Times New Roman" w:eastAsia="宋体" w:hAnsi="Times New Roman"/>
                <w:sz w:val="22"/>
                <w:szCs w:val="22"/>
              </w:rPr>
            </w:pPr>
            <w:r w:rsidRPr="00791B53">
              <w:rPr>
                <w:rFonts w:ascii="Times New Roman" w:hAnsi="Times New Roman"/>
              </w:rPr>
              <w:t xml:space="preserve">EmailAddress = </w:t>
            </w:r>
            <w:r w:rsidRPr="00791B53">
              <w:rPr>
                <w:rFonts w:ascii="Times New Roman" w:eastAsia="宋体" w:hAnsi="Times New Roman"/>
                <w:sz w:val="22"/>
                <w:szCs w:val="22"/>
              </w:rPr>
              <w:t>request.form.get(‘</w:t>
            </w:r>
            <w:r w:rsidR="00EE539F" w:rsidRPr="00791B53">
              <w:rPr>
                <w:rFonts w:ascii="Times New Roman" w:hAnsi="Times New Roman"/>
              </w:rPr>
              <w:t>EmailAddress’</w:t>
            </w:r>
            <w:r w:rsidRPr="00791B53">
              <w:rPr>
                <w:rFonts w:ascii="Times New Roman" w:eastAsia="宋体" w:hAnsi="Times New Roman"/>
                <w:sz w:val="22"/>
                <w:szCs w:val="22"/>
              </w:rPr>
              <w:t>)</w:t>
            </w:r>
          </w:p>
          <w:p w14:paraId="394D7F51" w14:textId="050CF0C5" w:rsidR="00A32043" w:rsidRPr="00791B53" w:rsidRDefault="00A32043" w:rsidP="007D0498">
            <w:pPr>
              <w:ind w:firstLineChars="100" w:firstLine="220"/>
              <w:rPr>
                <w:rFonts w:ascii="Times New Roman" w:eastAsia="宋体" w:hAnsi="Times New Roman"/>
                <w:sz w:val="22"/>
                <w:szCs w:val="22"/>
              </w:rPr>
            </w:pPr>
            <w:r w:rsidRPr="00791B53">
              <w:rPr>
                <w:rFonts w:ascii="Times New Roman" w:eastAsia="宋体" w:hAnsi="Times New Roman"/>
                <w:sz w:val="22"/>
                <w:szCs w:val="22"/>
              </w:rPr>
              <w:t>…</w:t>
            </w:r>
          </w:p>
          <w:p w14:paraId="7119911C" w14:textId="6D1A1B2B" w:rsidR="00356D14" w:rsidRPr="00791B53" w:rsidRDefault="00A32043" w:rsidP="00FC2B2B">
            <w:pPr>
              <w:ind w:firstLineChars="100" w:firstLine="220"/>
              <w:rPr>
                <w:rFonts w:ascii="Times New Roman" w:hAnsi="Times New Roman"/>
              </w:rPr>
            </w:pPr>
            <w:r w:rsidRPr="00791B53">
              <w:rPr>
                <w:rFonts w:ascii="Times New Roman" w:eastAsia="宋体" w:hAnsi="Times New Roman"/>
                <w:sz w:val="22"/>
                <w:szCs w:val="22"/>
              </w:rPr>
              <w:t>return return_data</w:t>
            </w:r>
          </w:p>
        </w:tc>
      </w:tr>
    </w:tbl>
    <w:p w14:paraId="565140CD" w14:textId="77777777" w:rsidR="00356D14" w:rsidRPr="00791B53" w:rsidRDefault="00356D14" w:rsidP="00356D14">
      <w:pPr>
        <w:shd w:val="clear" w:color="auto" w:fill="FFFFFF"/>
        <w:outlineLvl w:val="3"/>
        <w:rPr>
          <w:rFonts w:ascii="Times New Roman" w:eastAsia="宋体" w:hAnsi="Times New Roman"/>
          <w:b/>
          <w:bCs/>
          <w:color w:val="2A2B2E"/>
          <w:sz w:val="36"/>
          <w:szCs w:val="36"/>
        </w:rPr>
      </w:pPr>
    </w:p>
    <w:p w14:paraId="6CB015AA" w14:textId="4C3BC7F3" w:rsidR="00C10DE0" w:rsidRPr="00791B53" w:rsidRDefault="00C10DE0" w:rsidP="00C10DE0">
      <w:pPr>
        <w:shd w:val="clear" w:color="auto" w:fill="FFFFFF"/>
        <w:outlineLvl w:val="3"/>
        <w:rPr>
          <w:rFonts w:ascii="Times New Roman" w:eastAsia="宋体" w:hAnsi="Times New Roman"/>
          <w:b/>
          <w:bCs/>
          <w:color w:val="8EAADB" w:themeColor="accent1" w:themeTint="99"/>
          <w:sz w:val="48"/>
          <w:szCs w:val="48"/>
        </w:rPr>
      </w:pPr>
      <w:r w:rsidRPr="00791B53">
        <w:rPr>
          <w:rFonts w:ascii="Times New Roman" w:eastAsia="宋体" w:hAnsi="Times New Roman"/>
          <w:b/>
          <w:bCs/>
          <w:color w:val="8EAADB" w:themeColor="accent1" w:themeTint="99"/>
          <w:sz w:val="36"/>
          <w:szCs w:val="36"/>
        </w:rPr>
        <w:t>Request Posts (Recommendation System</w:t>
      </w:r>
      <w:r w:rsidR="00CE1B94" w:rsidRPr="00791B53">
        <w:rPr>
          <w:rFonts w:ascii="Times New Roman" w:eastAsia="宋体" w:hAnsi="Times New Roman"/>
          <w:b/>
          <w:bCs/>
          <w:color w:val="8EAADB" w:themeColor="accent1" w:themeTint="99"/>
          <w:sz w:val="36"/>
          <w:szCs w:val="36"/>
        </w:rPr>
        <w:t>)</w:t>
      </w:r>
    </w:p>
    <w:tbl>
      <w:tblPr>
        <w:tblStyle w:val="a4"/>
        <w:tblW w:w="9360" w:type="dxa"/>
        <w:tblLayout w:type="fixed"/>
        <w:tblLook w:val="06A0" w:firstRow="1" w:lastRow="0" w:firstColumn="1" w:lastColumn="0" w:noHBand="1" w:noVBand="1"/>
      </w:tblPr>
      <w:tblGrid>
        <w:gridCol w:w="1110"/>
        <w:gridCol w:w="586"/>
        <w:gridCol w:w="1214"/>
        <w:gridCol w:w="1485"/>
        <w:gridCol w:w="4965"/>
      </w:tblGrid>
      <w:tr w:rsidR="00C10DE0" w:rsidRPr="00791B53" w14:paraId="64F59311" w14:textId="77777777" w:rsidTr="00FA5F58">
        <w:trPr>
          <w:trHeight w:val="300"/>
        </w:trPr>
        <w:tc>
          <w:tcPr>
            <w:tcW w:w="1110" w:type="dxa"/>
            <w:shd w:val="clear" w:color="auto" w:fill="D9D9D9" w:themeFill="background1" w:themeFillShade="D9"/>
          </w:tcPr>
          <w:p w14:paraId="3A3C017C" w14:textId="77777777" w:rsidR="00C10DE0" w:rsidRPr="00791B53" w:rsidRDefault="00C10DE0" w:rsidP="00FA5F58">
            <w:pPr>
              <w:rPr>
                <w:rFonts w:ascii="Times New Roman" w:hAnsi="Times New Roman"/>
              </w:rPr>
            </w:pPr>
            <w:r w:rsidRPr="00791B53">
              <w:rPr>
                <w:rFonts w:ascii="Times New Roman" w:hAnsi="Times New Roman"/>
              </w:rPr>
              <w:t>GET</w:t>
            </w:r>
          </w:p>
        </w:tc>
        <w:tc>
          <w:tcPr>
            <w:tcW w:w="8250" w:type="dxa"/>
            <w:gridSpan w:val="4"/>
          </w:tcPr>
          <w:p w14:paraId="2B11CD16" w14:textId="437F5851" w:rsidR="00C10DE0" w:rsidRPr="00791B53" w:rsidRDefault="00C10DE0" w:rsidP="00FA5F58">
            <w:pPr>
              <w:rPr>
                <w:rFonts w:ascii="Times New Roman" w:hAnsi="Times New Roman"/>
              </w:rPr>
            </w:pPr>
            <w:r w:rsidRPr="00791B53">
              <w:rPr>
                <w:rFonts w:ascii="Times New Roman" w:hAnsi="Times New Roman"/>
              </w:rPr>
              <w:t>/get-posts</w:t>
            </w:r>
            <w:r w:rsidR="00177B75" w:rsidRPr="00791B53">
              <w:rPr>
                <w:rFonts w:ascii="Times New Roman" w:hAnsi="Times New Roman"/>
              </w:rPr>
              <w:t>?</w:t>
            </w:r>
            <w:r w:rsidR="00AA3968" w:rsidRPr="00791B53">
              <w:rPr>
                <w:rFonts w:ascii="Times New Roman" w:hAnsi="Times New Roman"/>
              </w:rPr>
              <w:t>EmailAddress={EmailAddress}&amp;</w:t>
            </w:r>
            <w:r w:rsidR="00902E50" w:rsidRPr="00791B53">
              <w:rPr>
                <w:rFonts w:ascii="Times New Roman" w:hAnsi="Times New Roman"/>
              </w:rPr>
              <w:t xml:space="preserve">Keyword </w:t>
            </w:r>
            <w:r w:rsidR="00177B75" w:rsidRPr="00791B53">
              <w:rPr>
                <w:rFonts w:ascii="Times New Roman" w:hAnsi="Times New Roman"/>
              </w:rPr>
              <w:t>={</w:t>
            </w:r>
            <w:r w:rsidR="00902E50" w:rsidRPr="00791B53">
              <w:rPr>
                <w:rFonts w:ascii="Times New Roman" w:hAnsi="Times New Roman"/>
              </w:rPr>
              <w:t>Keyword</w:t>
            </w:r>
            <w:r w:rsidR="00177B75" w:rsidRPr="00791B53">
              <w:rPr>
                <w:rFonts w:ascii="Times New Roman" w:hAnsi="Times New Roman"/>
              </w:rPr>
              <w:t>}</w:t>
            </w:r>
          </w:p>
        </w:tc>
      </w:tr>
      <w:tr w:rsidR="00C10DE0" w:rsidRPr="00791B53" w14:paraId="79AD9246" w14:textId="77777777" w:rsidTr="00FA5F58">
        <w:tc>
          <w:tcPr>
            <w:tcW w:w="9360" w:type="dxa"/>
            <w:gridSpan w:val="5"/>
          </w:tcPr>
          <w:p w14:paraId="1FA7F192" w14:textId="4A059B8B" w:rsidR="000C2DD4" w:rsidRPr="00791B53" w:rsidRDefault="0064204D" w:rsidP="00FA5F58">
            <w:pPr>
              <w:rPr>
                <w:rFonts w:ascii="Times New Roman" w:hAnsi="Times New Roman"/>
              </w:rPr>
            </w:pPr>
            <w:r w:rsidRPr="00791B53">
              <w:rPr>
                <w:rFonts w:ascii="Times New Roman" w:hAnsi="Times New Roman"/>
              </w:rPr>
              <w:t>Find some post</w:t>
            </w:r>
            <w:r w:rsidR="00914B1D" w:rsidRPr="00791B53">
              <w:rPr>
                <w:rFonts w:ascii="Times New Roman" w:hAnsi="Times New Roman"/>
              </w:rPr>
              <w:t>s</w:t>
            </w:r>
            <w:r w:rsidRPr="00791B53">
              <w:rPr>
                <w:rFonts w:ascii="Times New Roman" w:hAnsi="Times New Roman"/>
              </w:rPr>
              <w:t xml:space="preserve"> with possible </w:t>
            </w:r>
            <w:r w:rsidR="00914B1D" w:rsidRPr="00791B53">
              <w:rPr>
                <w:rFonts w:ascii="Times New Roman" w:hAnsi="Times New Roman"/>
              </w:rPr>
              <w:t>keywords</w:t>
            </w:r>
            <w:r w:rsidR="00466628" w:rsidRPr="00791B53">
              <w:rPr>
                <w:rFonts w:ascii="Times New Roman" w:hAnsi="Times New Roman"/>
              </w:rPr>
              <w:t>.</w:t>
            </w:r>
          </w:p>
          <w:p w14:paraId="3C17D75B" w14:textId="37F1B6EB" w:rsidR="000C2DD4" w:rsidRPr="00791B53" w:rsidRDefault="000C2DD4" w:rsidP="00FA5F58">
            <w:pPr>
              <w:rPr>
                <w:rFonts w:ascii="Times New Roman" w:hAnsi="Times New Roman"/>
              </w:rPr>
            </w:pPr>
            <w:r w:rsidRPr="00791B53">
              <w:rPr>
                <w:rFonts w:ascii="Times New Roman" w:hAnsi="Times New Roman"/>
              </w:rPr>
              <w:t xml:space="preserve">If </w:t>
            </w:r>
            <w:r w:rsidR="00914B1D" w:rsidRPr="00791B53">
              <w:rPr>
                <w:rFonts w:ascii="Times New Roman" w:hAnsi="Times New Roman"/>
              </w:rPr>
              <w:t xml:space="preserve">the </w:t>
            </w:r>
            <w:r w:rsidRPr="00791B53">
              <w:rPr>
                <w:rFonts w:ascii="Times New Roman" w:hAnsi="Times New Roman"/>
              </w:rPr>
              <w:t xml:space="preserve">keyword is not provided, </w:t>
            </w:r>
            <w:r w:rsidR="00914B1D" w:rsidRPr="00791B53">
              <w:rPr>
                <w:rFonts w:ascii="Times New Roman" w:hAnsi="Times New Roman"/>
              </w:rPr>
              <w:t>the random</w:t>
            </w:r>
            <w:r w:rsidR="00E43904" w:rsidRPr="00791B53">
              <w:rPr>
                <w:rFonts w:ascii="Times New Roman" w:hAnsi="Times New Roman"/>
              </w:rPr>
              <w:t xml:space="preserve"> post will be </w:t>
            </w:r>
            <w:r w:rsidR="002C69CE" w:rsidRPr="00791B53">
              <w:rPr>
                <w:rFonts w:ascii="Times New Roman" w:hAnsi="Times New Roman"/>
              </w:rPr>
              <w:t>returned</w:t>
            </w:r>
            <w:r w:rsidR="007F7607" w:rsidRPr="00791B53">
              <w:rPr>
                <w:rFonts w:ascii="Times New Roman" w:hAnsi="Times New Roman"/>
              </w:rPr>
              <w:t>.</w:t>
            </w:r>
          </w:p>
        </w:tc>
      </w:tr>
      <w:tr w:rsidR="00C10DE0" w:rsidRPr="00791B53" w14:paraId="0C3E98BD" w14:textId="77777777" w:rsidTr="00FA5F58">
        <w:tc>
          <w:tcPr>
            <w:tcW w:w="9360" w:type="dxa"/>
            <w:gridSpan w:val="5"/>
            <w:shd w:val="clear" w:color="auto" w:fill="D9D9D9" w:themeFill="background1" w:themeFillShade="D9"/>
          </w:tcPr>
          <w:p w14:paraId="12D18DEE" w14:textId="77777777" w:rsidR="00C10DE0" w:rsidRPr="00791B53" w:rsidRDefault="00C10DE0" w:rsidP="00FA5F58">
            <w:pPr>
              <w:rPr>
                <w:rFonts w:ascii="Times New Roman" w:hAnsi="Times New Roman"/>
              </w:rPr>
            </w:pPr>
            <w:r w:rsidRPr="00791B53">
              <w:rPr>
                <w:rFonts w:ascii="Times New Roman" w:hAnsi="Times New Roman"/>
              </w:rPr>
              <w:t>Parameters</w:t>
            </w:r>
          </w:p>
        </w:tc>
      </w:tr>
      <w:tr w:rsidR="00C10DE0" w:rsidRPr="00791B53" w14:paraId="7ADC3705" w14:textId="77777777" w:rsidTr="00AA3968">
        <w:trPr>
          <w:trHeight w:val="315"/>
        </w:trPr>
        <w:tc>
          <w:tcPr>
            <w:tcW w:w="1696" w:type="dxa"/>
            <w:gridSpan w:val="2"/>
            <w:shd w:val="clear" w:color="auto" w:fill="F2F2F2" w:themeFill="background1" w:themeFillShade="F2"/>
          </w:tcPr>
          <w:p w14:paraId="587643C1" w14:textId="77777777" w:rsidR="00C10DE0" w:rsidRPr="00791B53" w:rsidRDefault="00C10DE0" w:rsidP="00FA5F58">
            <w:pPr>
              <w:rPr>
                <w:rFonts w:ascii="Times New Roman" w:hAnsi="Times New Roman"/>
              </w:rPr>
            </w:pPr>
            <w:r w:rsidRPr="00791B53">
              <w:rPr>
                <w:rFonts w:ascii="Times New Roman" w:hAnsi="Times New Roman"/>
              </w:rPr>
              <w:t>Name</w:t>
            </w:r>
          </w:p>
        </w:tc>
        <w:tc>
          <w:tcPr>
            <w:tcW w:w="1214" w:type="dxa"/>
            <w:shd w:val="clear" w:color="auto" w:fill="F2F2F2" w:themeFill="background1" w:themeFillShade="F2"/>
          </w:tcPr>
          <w:p w14:paraId="4C122CB0" w14:textId="77777777" w:rsidR="00C10DE0" w:rsidRPr="00791B53" w:rsidRDefault="00C10DE0" w:rsidP="00FA5F58">
            <w:pPr>
              <w:rPr>
                <w:rFonts w:ascii="Times New Roman" w:hAnsi="Times New Roman"/>
              </w:rPr>
            </w:pPr>
            <w:r w:rsidRPr="00791B53">
              <w:rPr>
                <w:rFonts w:ascii="Times New Roman" w:hAnsi="Times New Roman"/>
              </w:rPr>
              <w:t>Data type</w:t>
            </w:r>
          </w:p>
        </w:tc>
        <w:tc>
          <w:tcPr>
            <w:tcW w:w="1485" w:type="dxa"/>
            <w:shd w:val="clear" w:color="auto" w:fill="F2F2F2" w:themeFill="background1" w:themeFillShade="F2"/>
          </w:tcPr>
          <w:p w14:paraId="70493327" w14:textId="77777777" w:rsidR="00C10DE0" w:rsidRPr="00791B53" w:rsidRDefault="00C10DE0" w:rsidP="00FA5F58">
            <w:pPr>
              <w:rPr>
                <w:rFonts w:ascii="Times New Roman" w:hAnsi="Times New Roman"/>
              </w:rPr>
            </w:pPr>
            <w:r w:rsidRPr="00791B53">
              <w:rPr>
                <w:rFonts w:ascii="Times New Roman" w:hAnsi="Times New Roman"/>
              </w:rPr>
              <w:t>Mandatory</w:t>
            </w:r>
          </w:p>
        </w:tc>
        <w:tc>
          <w:tcPr>
            <w:tcW w:w="4965" w:type="dxa"/>
            <w:shd w:val="clear" w:color="auto" w:fill="F2F2F2" w:themeFill="background1" w:themeFillShade="F2"/>
          </w:tcPr>
          <w:p w14:paraId="433C497E" w14:textId="77777777" w:rsidR="00C10DE0" w:rsidRPr="00791B53" w:rsidRDefault="00C10DE0" w:rsidP="00FA5F58">
            <w:pPr>
              <w:rPr>
                <w:rFonts w:ascii="Times New Roman" w:hAnsi="Times New Roman"/>
              </w:rPr>
            </w:pPr>
            <w:r w:rsidRPr="00791B53">
              <w:rPr>
                <w:rFonts w:ascii="Times New Roman" w:hAnsi="Times New Roman"/>
              </w:rPr>
              <w:t>Description</w:t>
            </w:r>
          </w:p>
        </w:tc>
      </w:tr>
      <w:tr w:rsidR="00AA3968" w:rsidRPr="00791B53" w14:paraId="27F4BC7F" w14:textId="77777777" w:rsidTr="00AA3968">
        <w:tc>
          <w:tcPr>
            <w:tcW w:w="1696" w:type="dxa"/>
            <w:gridSpan w:val="2"/>
          </w:tcPr>
          <w:p w14:paraId="1BFDA56B" w14:textId="72F021AF" w:rsidR="00AA3968" w:rsidRPr="00791B53" w:rsidRDefault="00AA3968" w:rsidP="00FA5F58">
            <w:pPr>
              <w:rPr>
                <w:rFonts w:ascii="Times New Roman" w:hAnsi="Times New Roman"/>
              </w:rPr>
            </w:pPr>
            <w:r w:rsidRPr="00791B53">
              <w:rPr>
                <w:rFonts w:ascii="Times New Roman" w:hAnsi="Times New Roman"/>
              </w:rPr>
              <w:t>EmailAddress</w:t>
            </w:r>
          </w:p>
        </w:tc>
        <w:tc>
          <w:tcPr>
            <w:tcW w:w="1214" w:type="dxa"/>
          </w:tcPr>
          <w:p w14:paraId="6CBFAFAB" w14:textId="4A9C8382" w:rsidR="00AA3968" w:rsidRPr="00791B53" w:rsidRDefault="00AA3968" w:rsidP="00FA5F58">
            <w:pPr>
              <w:rPr>
                <w:rFonts w:ascii="Times New Roman" w:hAnsi="Times New Roman"/>
              </w:rPr>
            </w:pPr>
            <w:r w:rsidRPr="00791B53">
              <w:rPr>
                <w:rFonts w:ascii="Times New Roman" w:hAnsi="Times New Roman"/>
              </w:rPr>
              <w:t>string</w:t>
            </w:r>
          </w:p>
        </w:tc>
        <w:tc>
          <w:tcPr>
            <w:tcW w:w="1485" w:type="dxa"/>
          </w:tcPr>
          <w:p w14:paraId="10C31CFF" w14:textId="4EB57800" w:rsidR="00AA3968" w:rsidRPr="00791B53" w:rsidRDefault="00AA3968" w:rsidP="00FA5F58">
            <w:pPr>
              <w:rPr>
                <w:rFonts w:ascii="Times New Roman" w:hAnsi="Times New Roman"/>
              </w:rPr>
            </w:pPr>
            <w:r w:rsidRPr="00791B53">
              <w:rPr>
                <w:rFonts w:ascii="Times New Roman" w:hAnsi="Times New Roman"/>
              </w:rPr>
              <w:t>yes</w:t>
            </w:r>
          </w:p>
        </w:tc>
        <w:tc>
          <w:tcPr>
            <w:tcW w:w="4965" w:type="dxa"/>
          </w:tcPr>
          <w:p w14:paraId="283C2F71" w14:textId="1D0E9B03" w:rsidR="00AA3968" w:rsidRPr="00791B53" w:rsidRDefault="00AA3968" w:rsidP="00FA5F58">
            <w:pPr>
              <w:rPr>
                <w:rFonts w:ascii="Times New Roman" w:hAnsi="Times New Roman"/>
              </w:rPr>
            </w:pPr>
            <w:r w:rsidRPr="00791B53">
              <w:rPr>
                <w:rFonts w:ascii="Times New Roman" w:hAnsi="Times New Roman"/>
              </w:rPr>
              <w:t>Email Address</w:t>
            </w:r>
          </w:p>
        </w:tc>
      </w:tr>
      <w:tr w:rsidR="00C10DE0" w:rsidRPr="00791B53" w14:paraId="642AA89F" w14:textId="77777777" w:rsidTr="00AA3968">
        <w:tc>
          <w:tcPr>
            <w:tcW w:w="1696" w:type="dxa"/>
            <w:gridSpan w:val="2"/>
          </w:tcPr>
          <w:p w14:paraId="6D37A942" w14:textId="0166BEA6" w:rsidR="00C10DE0" w:rsidRPr="00791B53" w:rsidRDefault="00141A13" w:rsidP="00FA5F58">
            <w:pPr>
              <w:rPr>
                <w:rFonts w:ascii="Times New Roman" w:hAnsi="Times New Roman"/>
              </w:rPr>
            </w:pPr>
            <w:r w:rsidRPr="00791B53">
              <w:rPr>
                <w:rFonts w:ascii="Times New Roman" w:hAnsi="Times New Roman"/>
              </w:rPr>
              <w:t>Keyword</w:t>
            </w:r>
          </w:p>
        </w:tc>
        <w:tc>
          <w:tcPr>
            <w:tcW w:w="1214" w:type="dxa"/>
          </w:tcPr>
          <w:p w14:paraId="0B653F4B" w14:textId="422C4756" w:rsidR="00C10DE0" w:rsidRPr="00791B53" w:rsidRDefault="0081181E" w:rsidP="00FA5F58">
            <w:pPr>
              <w:rPr>
                <w:rFonts w:ascii="Times New Roman" w:hAnsi="Times New Roman"/>
              </w:rPr>
            </w:pPr>
            <w:r w:rsidRPr="00791B53">
              <w:rPr>
                <w:rFonts w:ascii="Times New Roman" w:hAnsi="Times New Roman"/>
              </w:rPr>
              <w:t>string</w:t>
            </w:r>
          </w:p>
        </w:tc>
        <w:tc>
          <w:tcPr>
            <w:tcW w:w="1485" w:type="dxa"/>
          </w:tcPr>
          <w:p w14:paraId="4639CC87" w14:textId="694B64D4" w:rsidR="00C10DE0" w:rsidRPr="00791B53" w:rsidRDefault="00835ACB" w:rsidP="00FA5F58">
            <w:pPr>
              <w:rPr>
                <w:rFonts w:ascii="Times New Roman" w:hAnsi="Times New Roman"/>
              </w:rPr>
            </w:pPr>
            <w:r w:rsidRPr="00791B53">
              <w:rPr>
                <w:rFonts w:ascii="Times New Roman" w:hAnsi="Times New Roman"/>
              </w:rPr>
              <w:t>no</w:t>
            </w:r>
          </w:p>
        </w:tc>
        <w:tc>
          <w:tcPr>
            <w:tcW w:w="4965" w:type="dxa"/>
          </w:tcPr>
          <w:p w14:paraId="32683E4C" w14:textId="16C9C3FF" w:rsidR="00C10DE0" w:rsidRPr="00791B53" w:rsidRDefault="000A3318" w:rsidP="00FA5F58">
            <w:pPr>
              <w:rPr>
                <w:rFonts w:ascii="Times New Roman" w:hAnsi="Times New Roman"/>
              </w:rPr>
            </w:pPr>
            <w:r w:rsidRPr="00791B53">
              <w:rPr>
                <w:rFonts w:ascii="Times New Roman" w:hAnsi="Times New Roman"/>
              </w:rPr>
              <w:t>keyword</w:t>
            </w:r>
          </w:p>
        </w:tc>
      </w:tr>
      <w:tr w:rsidR="00C10DE0" w:rsidRPr="00791B53" w14:paraId="1003014F" w14:textId="77777777" w:rsidTr="00E6354C">
        <w:trPr>
          <w:cantSplit/>
        </w:trPr>
        <w:tc>
          <w:tcPr>
            <w:tcW w:w="9360" w:type="dxa"/>
            <w:gridSpan w:val="5"/>
            <w:shd w:val="clear" w:color="auto" w:fill="D9D9D9" w:themeFill="background1" w:themeFillShade="D9"/>
          </w:tcPr>
          <w:p w14:paraId="42569E48" w14:textId="77777777" w:rsidR="00C10DE0" w:rsidRPr="00791B53" w:rsidRDefault="00C10DE0" w:rsidP="00FA5F58">
            <w:pPr>
              <w:spacing w:line="259" w:lineRule="auto"/>
              <w:rPr>
                <w:rFonts w:ascii="Times New Roman" w:hAnsi="Times New Roman"/>
              </w:rPr>
            </w:pPr>
            <w:r w:rsidRPr="00791B53">
              <w:rPr>
                <w:rFonts w:ascii="Times New Roman" w:hAnsi="Times New Roman"/>
              </w:rPr>
              <w:t>Response</w:t>
            </w:r>
          </w:p>
        </w:tc>
      </w:tr>
      <w:tr w:rsidR="00C10DE0" w:rsidRPr="00791B53" w14:paraId="1EF1ADC6" w14:textId="77777777" w:rsidTr="00FA5F58">
        <w:tc>
          <w:tcPr>
            <w:tcW w:w="9360" w:type="dxa"/>
            <w:gridSpan w:val="5"/>
          </w:tcPr>
          <w:p w14:paraId="34F2BF55" w14:textId="77777777" w:rsidR="00E20101" w:rsidRPr="00791B53" w:rsidRDefault="00CD5BC1" w:rsidP="00FA5F58">
            <w:pPr>
              <w:spacing w:line="259" w:lineRule="auto"/>
              <w:rPr>
                <w:rFonts w:ascii="Times New Roman" w:hAnsi="Times New Roman"/>
              </w:rPr>
            </w:pPr>
            <w:r w:rsidRPr="00791B53">
              <w:rPr>
                <w:rFonts w:ascii="Times New Roman" w:hAnsi="Times New Roman"/>
              </w:rPr>
              <w:t>{</w:t>
            </w:r>
          </w:p>
          <w:p w14:paraId="07227E3F" w14:textId="2D228BB8" w:rsidR="00E20101" w:rsidRPr="00791B53" w:rsidRDefault="006B383D" w:rsidP="00FA5F58">
            <w:pPr>
              <w:spacing w:line="259" w:lineRule="auto"/>
              <w:rPr>
                <w:rFonts w:ascii="Times New Roman" w:hAnsi="Times New Roman"/>
              </w:rPr>
            </w:pPr>
            <w:r w:rsidRPr="00791B53">
              <w:rPr>
                <w:rFonts w:ascii="Times New Roman" w:hAnsi="Times New Roman"/>
              </w:rPr>
              <w:t xml:space="preserve"> </w:t>
            </w:r>
            <w:r w:rsidR="00DC5C90" w:rsidRPr="00791B53">
              <w:rPr>
                <w:rFonts w:ascii="Times New Roman" w:hAnsi="Times New Roman"/>
              </w:rPr>
              <w:t>“</w:t>
            </w:r>
            <w:r w:rsidR="001854FB" w:rsidRPr="00791B53">
              <w:rPr>
                <w:rFonts w:ascii="Times New Roman" w:hAnsi="Times New Roman"/>
              </w:rPr>
              <w:t>Posts</w:t>
            </w:r>
            <w:r w:rsidR="00DC5C90" w:rsidRPr="00791B53">
              <w:rPr>
                <w:rFonts w:ascii="Times New Roman" w:hAnsi="Times New Roman"/>
              </w:rPr>
              <w:t>”:</w:t>
            </w:r>
          </w:p>
          <w:p w14:paraId="235E45BB" w14:textId="77777777" w:rsidR="00676AA5" w:rsidRPr="00791B53" w:rsidRDefault="003462A4" w:rsidP="00676AA5">
            <w:pPr>
              <w:spacing w:line="259" w:lineRule="auto"/>
              <w:rPr>
                <w:rFonts w:ascii="Times New Roman" w:hAnsi="Times New Roman"/>
              </w:rPr>
            </w:pPr>
            <w:r w:rsidRPr="00791B53">
              <w:rPr>
                <w:rFonts w:ascii="Times New Roman" w:hAnsi="Times New Roman"/>
              </w:rPr>
              <w:t xml:space="preserve"> </w:t>
            </w:r>
            <w:r w:rsidR="003C29F3" w:rsidRPr="00791B53">
              <w:rPr>
                <w:rFonts w:ascii="Times New Roman" w:hAnsi="Times New Roman"/>
              </w:rPr>
              <w:t xml:space="preserve">  </w:t>
            </w:r>
            <w:r w:rsidRPr="00791B53">
              <w:rPr>
                <w:rFonts w:ascii="Times New Roman" w:hAnsi="Times New Roman"/>
              </w:rPr>
              <w:t>[{</w:t>
            </w:r>
          </w:p>
          <w:p w14:paraId="636279AC" w14:textId="1C806A82" w:rsidR="00A21409" w:rsidRPr="00791B53" w:rsidRDefault="00A21409" w:rsidP="00676AA5">
            <w:pPr>
              <w:spacing w:line="259" w:lineRule="auto"/>
              <w:rPr>
                <w:rFonts w:ascii="Times New Roman" w:hAnsi="Times New Roman"/>
              </w:rPr>
            </w:pPr>
            <w:r w:rsidRPr="00791B53">
              <w:rPr>
                <w:rFonts w:ascii="Times New Roman" w:hAnsi="Times New Roman"/>
              </w:rPr>
              <w:t xml:space="preserve">      “</w:t>
            </w:r>
            <w:r w:rsidR="0022406A" w:rsidRPr="00791B53">
              <w:rPr>
                <w:rFonts w:ascii="Times New Roman" w:hAnsi="Times New Roman"/>
              </w:rPr>
              <w:t>PID</w:t>
            </w:r>
            <w:r w:rsidRPr="00791B53">
              <w:rPr>
                <w:rFonts w:ascii="Times New Roman" w:hAnsi="Times New Roman"/>
              </w:rPr>
              <w:t>”</w:t>
            </w:r>
            <w:r w:rsidR="008905D3" w:rsidRPr="00791B53">
              <w:rPr>
                <w:rFonts w:ascii="Times New Roman" w:hAnsi="Times New Roman"/>
              </w:rPr>
              <w:t>: PID</w:t>
            </w:r>
            <w:r w:rsidR="00B10948" w:rsidRPr="00791B53">
              <w:rPr>
                <w:rFonts w:ascii="Times New Roman" w:hAnsi="Times New Roman"/>
              </w:rPr>
              <w:t>,</w:t>
            </w:r>
          </w:p>
          <w:p w14:paraId="286F3968" w14:textId="729A537F" w:rsidR="000D5A14" w:rsidRPr="00791B53" w:rsidRDefault="00343027" w:rsidP="00161F11">
            <w:pPr>
              <w:spacing w:line="259" w:lineRule="auto"/>
              <w:ind w:firstLineChars="300" w:firstLine="720"/>
              <w:rPr>
                <w:rFonts w:ascii="Times New Roman" w:eastAsia="宋体" w:hAnsi="Times New Roman"/>
              </w:rPr>
            </w:pPr>
            <w:r w:rsidRPr="00791B53">
              <w:rPr>
                <w:rFonts w:ascii="Times New Roman" w:hAnsi="Times New Roman"/>
              </w:rPr>
              <w:t>“</w:t>
            </w:r>
            <w:r w:rsidRPr="00791B53">
              <w:rPr>
                <w:rFonts w:ascii="Times New Roman" w:eastAsia="宋体" w:hAnsi="Times New Roman"/>
              </w:rPr>
              <w:t>PostOwner</w:t>
            </w:r>
            <w:r w:rsidRPr="00791B53">
              <w:rPr>
                <w:rFonts w:ascii="Times New Roman" w:hAnsi="Times New Roman"/>
              </w:rPr>
              <w:t>”</w:t>
            </w:r>
            <w:r w:rsidR="001F5194" w:rsidRPr="00791B53">
              <w:rPr>
                <w:rFonts w:ascii="Times New Roman" w:hAnsi="Times New Roman"/>
              </w:rPr>
              <w:t xml:space="preserve">: </w:t>
            </w:r>
            <w:r w:rsidR="001F5194" w:rsidRPr="00791B53">
              <w:rPr>
                <w:rFonts w:ascii="Times New Roman" w:eastAsia="宋体" w:hAnsi="Times New Roman"/>
              </w:rPr>
              <w:t>PostOwner</w:t>
            </w:r>
            <w:r w:rsidR="00B10948" w:rsidRPr="00791B53">
              <w:rPr>
                <w:rFonts w:ascii="Times New Roman" w:eastAsia="宋体" w:hAnsi="Times New Roman"/>
              </w:rPr>
              <w:t>,</w:t>
            </w:r>
          </w:p>
          <w:p w14:paraId="45641643" w14:textId="40C79E2A" w:rsidR="00B25ED1" w:rsidRPr="00791B53" w:rsidRDefault="00B25ED1" w:rsidP="00161F11">
            <w:pPr>
              <w:spacing w:line="259" w:lineRule="auto"/>
              <w:ind w:firstLineChars="300" w:firstLine="720"/>
              <w:rPr>
                <w:rFonts w:ascii="Times New Roman" w:eastAsia="宋体" w:hAnsi="Times New Roman"/>
              </w:rPr>
            </w:pPr>
            <w:r w:rsidRPr="00791B53">
              <w:rPr>
                <w:rFonts w:ascii="Times New Roman" w:eastAsia="宋体" w:hAnsi="Times New Roman"/>
              </w:rPr>
              <w:t>“CreateTime”: CreateTime,</w:t>
            </w:r>
          </w:p>
          <w:p w14:paraId="56DD5B79" w14:textId="77777777" w:rsidR="00450C46" w:rsidRPr="00791B53" w:rsidRDefault="00450C46" w:rsidP="00676AA5">
            <w:pPr>
              <w:tabs>
                <w:tab w:val="center" w:pos="4017"/>
              </w:tabs>
              <w:ind w:firstLineChars="300" w:firstLine="720"/>
              <w:rPr>
                <w:rFonts w:ascii="Times New Roman" w:hAnsi="Times New Roman"/>
              </w:rPr>
            </w:pPr>
            <w:r w:rsidRPr="00791B53">
              <w:rPr>
                <w:rFonts w:ascii="Times New Roman" w:hAnsi="Times New Roman"/>
              </w:rPr>
              <w:t>“Title”: Title,</w:t>
            </w:r>
          </w:p>
          <w:p w14:paraId="050B25A0" w14:textId="77777777" w:rsidR="00450C46" w:rsidRPr="00791B53" w:rsidRDefault="00450C46" w:rsidP="00DF07EB">
            <w:pPr>
              <w:tabs>
                <w:tab w:val="center" w:pos="4017"/>
              </w:tabs>
              <w:ind w:firstLineChars="300" w:firstLine="720"/>
              <w:rPr>
                <w:rFonts w:ascii="Times New Roman" w:hAnsi="Times New Roman"/>
              </w:rPr>
            </w:pPr>
            <w:r w:rsidRPr="00791B53">
              <w:rPr>
                <w:rFonts w:ascii="Times New Roman" w:hAnsi="Times New Roman"/>
              </w:rPr>
              <w:t>“Text”: Text,</w:t>
            </w:r>
          </w:p>
          <w:p w14:paraId="133C5E38" w14:textId="28D9A1B8" w:rsidR="001A1A2A" w:rsidRPr="00791B53" w:rsidRDefault="001A1A2A" w:rsidP="00DF07EB">
            <w:pPr>
              <w:tabs>
                <w:tab w:val="center" w:pos="4017"/>
              </w:tabs>
              <w:ind w:firstLineChars="300" w:firstLine="720"/>
              <w:rPr>
                <w:rFonts w:ascii="Times New Roman" w:hAnsi="Times New Roman"/>
              </w:rPr>
            </w:pPr>
            <w:r w:rsidRPr="00791B53">
              <w:rPr>
                <w:rFonts w:ascii="Times New Roman" w:hAnsi="Times New Roman"/>
              </w:rPr>
              <w:t>“Auction”: True/False,</w:t>
            </w:r>
          </w:p>
          <w:p w14:paraId="1F6D301B" w14:textId="51FD7B4D" w:rsidR="005357B9" w:rsidRPr="00791B53" w:rsidRDefault="005357B9" w:rsidP="005357B9">
            <w:pPr>
              <w:tabs>
                <w:tab w:val="center" w:pos="4017"/>
              </w:tabs>
              <w:ind w:firstLineChars="300" w:firstLine="720"/>
              <w:rPr>
                <w:rFonts w:ascii="Times New Roman" w:hAnsi="Times New Roman"/>
              </w:rPr>
            </w:pPr>
            <w:r w:rsidRPr="00791B53">
              <w:rPr>
                <w:rFonts w:ascii="Times New Roman" w:hAnsi="Times New Roman"/>
              </w:rPr>
              <w:t>“LostFound”: True/False,</w:t>
            </w:r>
          </w:p>
          <w:p w14:paraId="17AF177C" w14:textId="77777777" w:rsidR="00450C46" w:rsidRPr="00791B53" w:rsidRDefault="00450C46" w:rsidP="00DF07EB">
            <w:pPr>
              <w:tabs>
                <w:tab w:val="center" w:pos="4017"/>
              </w:tabs>
              <w:ind w:firstLineChars="300" w:firstLine="720"/>
              <w:rPr>
                <w:rFonts w:ascii="Times New Roman" w:hAnsi="Times New Roman"/>
              </w:rPr>
            </w:pPr>
            <w:r w:rsidRPr="00791B53">
              <w:rPr>
                <w:rFonts w:ascii="Times New Roman" w:hAnsi="Times New Roman"/>
              </w:rPr>
              <w:t>“Images”:</w:t>
            </w:r>
          </w:p>
          <w:p w14:paraId="3324B7E7" w14:textId="77777777" w:rsidR="00450C46" w:rsidRPr="00791B53" w:rsidRDefault="00450C46" w:rsidP="00180DCD">
            <w:pPr>
              <w:tabs>
                <w:tab w:val="center" w:pos="4017"/>
              </w:tabs>
              <w:ind w:firstLineChars="400" w:firstLine="960"/>
              <w:rPr>
                <w:rFonts w:ascii="Times New Roman" w:hAnsi="Times New Roman"/>
              </w:rPr>
            </w:pPr>
            <w:r w:rsidRPr="00791B53">
              <w:rPr>
                <w:rFonts w:ascii="Times New Roman" w:hAnsi="Times New Roman"/>
              </w:rPr>
              <w:t>[{</w:t>
            </w:r>
          </w:p>
          <w:p w14:paraId="22AFFA2D" w14:textId="0B69A515" w:rsidR="00450C46" w:rsidRPr="00791B53" w:rsidRDefault="00450C46" w:rsidP="00180DCD">
            <w:pPr>
              <w:tabs>
                <w:tab w:val="center" w:pos="4017"/>
              </w:tabs>
              <w:ind w:firstLineChars="500" w:firstLine="1200"/>
              <w:rPr>
                <w:rFonts w:ascii="Times New Roman" w:hAnsi="Times New Roman"/>
              </w:rPr>
            </w:pPr>
            <w:r w:rsidRPr="00791B53">
              <w:rPr>
                <w:rFonts w:ascii="Times New Roman" w:hAnsi="Times New Roman"/>
              </w:rPr>
              <w:t>Image</w:t>
            </w:r>
          </w:p>
          <w:p w14:paraId="512576D0" w14:textId="373CB801" w:rsidR="005D493B" w:rsidRPr="00791B53" w:rsidRDefault="00450C46" w:rsidP="00DD459F">
            <w:pPr>
              <w:tabs>
                <w:tab w:val="center" w:pos="4017"/>
              </w:tabs>
              <w:ind w:firstLineChars="400" w:firstLine="960"/>
              <w:rPr>
                <w:rFonts w:ascii="Times New Roman" w:hAnsi="Times New Roman"/>
              </w:rPr>
            </w:pPr>
            <w:r w:rsidRPr="00791B53">
              <w:rPr>
                <w:rFonts w:ascii="Times New Roman" w:hAnsi="Times New Roman"/>
              </w:rPr>
              <w:t>}, …]</w:t>
            </w:r>
            <w:r w:rsidR="00B04590" w:rsidRPr="00791B53">
              <w:rPr>
                <w:rFonts w:ascii="Times New Roman" w:hAnsi="Times New Roman"/>
              </w:rPr>
              <w:t>,</w:t>
            </w:r>
          </w:p>
          <w:p w14:paraId="542A6C34" w14:textId="3C83CE6C" w:rsidR="00F938A3" w:rsidRPr="00791B53" w:rsidRDefault="00F938A3" w:rsidP="00F938A3">
            <w:pPr>
              <w:ind w:firstLineChars="300" w:firstLine="720"/>
              <w:rPr>
                <w:rFonts w:ascii="Times New Roman" w:hAnsi="Times New Roman"/>
              </w:rPr>
            </w:pPr>
            <w:r w:rsidRPr="00791B53">
              <w:rPr>
                <w:rFonts w:ascii="Times New Roman" w:hAnsi="Times New Roman"/>
              </w:rPr>
              <w:t>“Comment</w:t>
            </w:r>
            <w:r w:rsidR="003451C0" w:rsidRPr="00791B53">
              <w:rPr>
                <w:rFonts w:ascii="Times New Roman" w:hAnsi="Times New Roman"/>
              </w:rPr>
              <w:t>s</w:t>
            </w:r>
            <w:r w:rsidRPr="00791B53">
              <w:rPr>
                <w:rFonts w:ascii="Times New Roman" w:hAnsi="Times New Roman"/>
              </w:rPr>
              <w:t>”:</w:t>
            </w:r>
          </w:p>
          <w:p w14:paraId="2C195052" w14:textId="77777777" w:rsidR="00F938A3" w:rsidRPr="00791B53" w:rsidRDefault="00F938A3" w:rsidP="00F938A3">
            <w:pPr>
              <w:ind w:firstLineChars="400" w:firstLine="960"/>
              <w:rPr>
                <w:rFonts w:ascii="Times New Roman" w:hAnsi="Times New Roman"/>
              </w:rPr>
            </w:pPr>
            <w:r w:rsidRPr="00791B53">
              <w:rPr>
                <w:rFonts w:ascii="Times New Roman" w:hAnsi="Times New Roman"/>
              </w:rPr>
              <w:t>[{</w:t>
            </w:r>
          </w:p>
          <w:p w14:paraId="09802686" w14:textId="3FA72842" w:rsidR="00F938A3" w:rsidRPr="00791B53" w:rsidRDefault="00F938A3" w:rsidP="00F938A3">
            <w:pPr>
              <w:ind w:firstLineChars="500" w:firstLine="1200"/>
              <w:rPr>
                <w:rFonts w:ascii="Times New Roman" w:hAnsi="Times New Roman"/>
              </w:rPr>
            </w:pPr>
            <w:r w:rsidRPr="00791B53">
              <w:rPr>
                <w:rFonts w:ascii="Times New Roman" w:hAnsi="Times New Roman"/>
              </w:rPr>
              <w:lastRenderedPageBreak/>
              <w:t>“</w:t>
            </w:r>
            <w:r w:rsidR="00966514" w:rsidRPr="00791B53">
              <w:rPr>
                <w:rFonts w:ascii="Times New Roman" w:hAnsi="Times New Roman"/>
              </w:rPr>
              <w:t>Commenter</w:t>
            </w:r>
            <w:r w:rsidRPr="00791B53">
              <w:rPr>
                <w:rFonts w:ascii="Times New Roman" w:hAnsi="Times New Roman"/>
              </w:rPr>
              <w:t>”:</w:t>
            </w:r>
            <w:r w:rsidRPr="00791B53">
              <w:rPr>
                <w:rFonts w:ascii="Times New Roman" w:eastAsia="宋体" w:hAnsi="Times New Roman"/>
              </w:rPr>
              <w:t xml:space="preserve"> </w:t>
            </w:r>
            <w:r w:rsidR="00022D50" w:rsidRPr="00791B53">
              <w:rPr>
                <w:rFonts w:ascii="Times New Roman" w:hAnsi="Times New Roman"/>
              </w:rPr>
              <w:t>Commenter</w:t>
            </w:r>
            <w:r w:rsidRPr="00791B53">
              <w:rPr>
                <w:rFonts w:ascii="Times New Roman" w:eastAsia="宋体" w:hAnsi="Times New Roman"/>
              </w:rPr>
              <w:t>,</w:t>
            </w:r>
          </w:p>
          <w:p w14:paraId="25514A40" w14:textId="77777777" w:rsidR="00F938A3" w:rsidRPr="00791B53" w:rsidRDefault="00F938A3" w:rsidP="00F938A3">
            <w:pPr>
              <w:ind w:firstLineChars="500" w:firstLine="1200"/>
              <w:rPr>
                <w:rFonts w:ascii="Times New Roman" w:hAnsi="Times New Roman"/>
              </w:rPr>
            </w:pPr>
            <w:r w:rsidRPr="00791B53">
              <w:rPr>
                <w:rFonts w:ascii="Times New Roman" w:eastAsia="宋体" w:hAnsi="Times New Roman"/>
              </w:rPr>
              <w:t>“NickName”: NickName,</w:t>
            </w:r>
          </w:p>
          <w:p w14:paraId="7DE8C4D7" w14:textId="0F24ADCF" w:rsidR="00F938A3" w:rsidRPr="00791B53" w:rsidRDefault="00F938A3" w:rsidP="00F938A3">
            <w:pPr>
              <w:ind w:firstLineChars="500" w:firstLine="1200"/>
              <w:rPr>
                <w:rFonts w:ascii="Times New Roman" w:hAnsi="Times New Roman"/>
              </w:rPr>
            </w:pPr>
            <w:r w:rsidRPr="00791B53">
              <w:rPr>
                <w:rFonts w:ascii="Times New Roman" w:eastAsia="宋体" w:hAnsi="Times New Roman"/>
              </w:rPr>
              <w:t>“</w:t>
            </w:r>
            <w:r w:rsidR="00AF4050" w:rsidRPr="00791B53">
              <w:rPr>
                <w:rFonts w:ascii="Times New Roman" w:eastAsia="宋体" w:hAnsi="Times New Roman"/>
              </w:rPr>
              <w:t>Create</w:t>
            </w:r>
            <w:r w:rsidRPr="00791B53">
              <w:rPr>
                <w:rFonts w:ascii="Times New Roman" w:eastAsia="宋体" w:hAnsi="Times New Roman"/>
              </w:rPr>
              <w:t xml:space="preserve">Time”: </w:t>
            </w:r>
            <w:r w:rsidR="009B6850" w:rsidRPr="00791B53">
              <w:rPr>
                <w:rFonts w:ascii="Times New Roman" w:eastAsia="宋体" w:hAnsi="Times New Roman"/>
              </w:rPr>
              <w:t>CreateTime</w:t>
            </w:r>
            <w:r w:rsidRPr="00791B53">
              <w:rPr>
                <w:rFonts w:ascii="Times New Roman" w:eastAsia="宋体" w:hAnsi="Times New Roman"/>
              </w:rPr>
              <w:t>,</w:t>
            </w:r>
          </w:p>
          <w:p w14:paraId="762A4C2A" w14:textId="77777777" w:rsidR="00F43532" w:rsidRPr="00791B53" w:rsidRDefault="00F938A3" w:rsidP="00F43532">
            <w:pPr>
              <w:ind w:firstLineChars="500" w:firstLine="1200"/>
              <w:rPr>
                <w:rFonts w:ascii="Times New Roman" w:hAnsi="Times New Roman"/>
              </w:rPr>
            </w:pPr>
            <w:r w:rsidRPr="00791B53">
              <w:rPr>
                <w:rFonts w:ascii="Times New Roman" w:eastAsia="宋体" w:hAnsi="Times New Roman"/>
              </w:rPr>
              <w:t>“Text”: Text</w:t>
            </w:r>
          </w:p>
          <w:p w14:paraId="6F40AEC8" w14:textId="7B5139FB" w:rsidR="003462A4" w:rsidRPr="00791B53" w:rsidRDefault="003462A4" w:rsidP="003B2E07">
            <w:pPr>
              <w:ind w:firstLineChars="400" w:firstLine="960"/>
              <w:rPr>
                <w:rFonts w:ascii="Times New Roman" w:hAnsi="Times New Roman"/>
              </w:rPr>
            </w:pPr>
            <w:r w:rsidRPr="00791B53">
              <w:rPr>
                <w:rFonts w:ascii="Times New Roman" w:hAnsi="Times New Roman"/>
              </w:rPr>
              <w:t>}</w:t>
            </w:r>
            <w:r w:rsidR="00195AEF" w:rsidRPr="00791B53">
              <w:rPr>
                <w:rFonts w:ascii="Times New Roman" w:hAnsi="Times New Roman"/>
              </w:rPr>
              <w:t xml:space="preserve">, </w:t>
            </w:r>
            <w:r w:rsidR="008F4054" w:rsidRPr="00791B53">
              <w:rPr>
                <w:rFonts w:ascii="Times New Roman" w:hAnsi="Times New Roman"/>
              </w:rPr>
              <w:t>…</w:t>
            </w:r>
            <w:r w:rsidRPr="00791B53">
              <w:rPr>
                <w:rFonts w:ascii="Times New Roman" w:hAnsi="Times New Roman"/>
              </w:rPr>
              <w:t>]</w:t>
            </w:r>
          </w:p>
          <w:p w14:paraId="0BFA9B57" w14:textId="58C683B6" w:rsidR="006B383D" w:rsidRPr="00791B53" w:rsidRDefault="006B383D" w:rsidP="00FA5F58">
            <w:pPr>
              <w:spacing w:line="259" w:lineRule="auto"/>
              <w:rPr>
                <w:rFonts w:ascii="Times New Roman" w:hAnsi="Times New Roman"/>
              </w:rPr>
            </w:pPr>
            <w:r w:rsidRPr="00791B53">
              <w:rPr>
                <w:rFonts w:ascii="Times New Roman" w:hAnsi="Times New Roman"/>
              </w:rPr>
              <w:t xml:space="preserve"> </w:t>
            </w:r>
            <w:r w:rsidR="00A8573F" w:rsidRPr="00791B53">
              <w:rPr>
                <w:rFonts w:ascii="Times New Roman" w:hAnsi="Times New Roman"/>
              </w:rPr>
              <w:t>}</w:t>
            </w:r>
            <w:r w:rsidR="00D735CB" w:rsidRPr="00791B53">
              <w:rPr>
                <w:rFonts w:ascii="Times New Roman" w:hAnsi="Times New Roman"/>
              </w:rPr>
              <w:t>,…]</w:t>
            </w:r>
          </w:p>
          <w:p w14:paraId="2326F1D0" w14:textId="77777777" w:rsidR="00BA3FBC" w:rsidRPr="00791B53" w:rsidRDefault="00BA3FBC" w:rsidP="00BA3FBC">
            <w:pPr>
              <w:spacing w:line="259" w:lineRule="auto"/>
              <w:ind w:firstLineChars="100" w:firstLine="240"/>
              <w:rPr>
                <w:rFonts w:ascii="Times New Roman" w:hAnsi="Times New Roman"/>
              </w:rPr>
            </w:pPr>
            <w:r w:rsidRPr="00791B53">
              <w:rPr>
                <w:rFonts w:ascii="Times New Roman" w:hAnsi="Times New Roman"/>
              </w:rPr>
              <w:t>“Success”: True/False,</w:t>
            </w:r>
          </w:p>
          <w:p w14:paraId="7FAF58FE" w14:textId="5DBCD420" w:rsidR="00BA3FBC" w:rsidRPr="00791B53" w:rsidRDefault="00BA3FBC" w:rsidP="00FA5F58">
            <w:pPr>
              <w:spacing w:line="259" w:lineRule="auto"/>
              <w:rPr>
                <w:rFonts w:ascii="Times New Roman" w:hAnsi="Times New Roman"/>
              </w:rPr>
            </w:pPr>
            <w:r w:rsidRPr="00791B53">
              <w:rPr>
                <w:rFonts w:ascii="Times New Roman" w:hAnsi="Times New Roman"/>
              </w:rPr>
              <w:t xml:space="preserve">  “Error”: Error</w:t>
            </w:r>
          </w:p>
          <w:p w14:paraId="5E55DC4F" w14:textId="3F35BF59" w:rsidR="00C10DE0" w:rsidRPr="00791B53" w:rsidRDefault="00CD5BC1" w:rsidP="00FA5F58">
            <w:pPr>
              <w:spacing w:line="259" w:lineRule="auto"/>
              <w:rPr>
                <w:rFonts w:ascii="Times New Roman" w:hAnsi="Times New Roman"/>
              </w:rPr>
            </w:pPr>
            <w:r w:rsidRPr="00791B53">
              <w:rPr>
                <w:rFonts w:ascii="Times New Roman" w:hAnsi="Times New Roman"/>
              </w:rPr>
              <w:t>}</w:t>
            </w:r>
          </w:p>
        </w:tc>
      </w:tr>
      <w:tr w:rsidR="00C10DE0" w:rsidRPr="00791B53" w14:paraId="12537A15" w14:textId="77777777" w:rsidTr="00FA5F58">
        <w:tc>
          <w:tcPr>
            <w:tcW w:w="9360" w:type="dxa"/>
            <w:gridSpan w:val="5"/>
            <w:shd w:val="clear" w:color="auto" w:fill="D9D9D9" w:themeFill="background1" w:themeFillShade="D9"/>
          </w:tcPr>
          <w:p w14:paraId="38A44E0F" w14:textId="77777777" w:rsidR="00C10DE0" w:rsidRPr="00791B53" w:rsidRDefault="00C10DE0" w:rsidP="00FA5F58">
            <w:pPr>
              <w:rPr>
                <w:rFonts w:ascii="Times New Roman" w:hAnsi="Times New Roman"/>
              </w:rPr>
            </w:pPr>
            <w:r w:rsidRPr="00791B53">
              <w:rPr>
                <w:rFonts w:ascii="Times New Roman" w:hAnsi="Times New Roman"/>
              </w:rPr>
              <w:lastRenderedPageBreak/>
              <w:t>Implementation</w:t>
            </w:r>
          </w:p>
        </w:tc>
      </w:tr>
      <w:tr w:rsidR="00C10DE0" w:rsidRPr="00791B53" w14:paraId="6DAB553E" w14:textId="77777777" w:rsidTr="00FA5F58">
        <w:tc>
          <w:tcPr>
            <w:tcW w:w="9360" w:type="dxa"/>
            <w:gridSpan w:val="5"/>
          </w:tcPr>
          <w:p w14:paraId="0D20B297" w14:textId="3361A3CF" w:rsidR="00791D05" w:rsidRPr="00791B53" w:rsidRDefault="00791D05" w:rsidP="00791D05">
            <w:pPr>
              <w:rPr>
                <w:rFonts w:ascii="Times New Roman" w:eastAsia="宋体" w:hAnsi="Times New Roman"/>
                <w:color w:val="4F4F4F"/>
                <w:sz w:val="22"/>
                <w:szCs w:val="22"/>
                <w:shd w:val="clear" w:color="auto" w:fill="F6F8FA"/>
              </w:rPr>
            </w:pPr>
            <w:r w:rsidRPr="00791B53">
              <w:rPr>
                <w:rFonts w:ascii="Times New Roman" w:eastAsia="宋体" w:hAnsi="Times New Roman"/>
                <w:color w:val="006666"/>
                <w:sz w:val="22"/>
                <w:szCs w:val="22"/>
              </w:rPr>
              <w:t>@app.route('/get-post</w:t>
            </w:r>
            <w:r w:rsidR="006A768B" w:rsidRPr="00791B53">
              <w:rPr>
                <w:rFonts w:ascii="Times New Roman" w:eastAsia="宋体" w:hAnsi="Times New Roman"/>
                <w:color w:val="006666"/>
                <w:sz w:val="22"/>
                <w:szCs w:val="22"/>
              </w:rPr>
              <w:t>s</w:t>
            </w:r>
            <w:r w:rsidRPr="00791B53">
              <w:rPr>
                <w:rFonts w:ascii="Times New Roman" w:eastAsia="宋体" w:hAnsi="Times New Roman"/>
                <w:color w:val="006666"/>
                <w:sz w:val="22"/>
                <w:szCs w:val="22"/>
              </w:rPr>
              <w:t>', methods=[</w:t>
            </w:r>
            <w:r w:rsidR="00584098" w:rsidRPr="00791B53">
              <w:rPr>
                <w:rFonts w:ascii="Times New Roman" w:eastAsia="宋体" w:hAnsi="Times New Roman"/>
                <w:color w:val="006666"/>
                <w:sz w:val="22"/>
                <w:szCs w:val="22"/>
              </w:rPr>
              <w:t>GET</w:t>
            </w:r>
            <w:r w:rsidRPr="00791B53">
              <w:rPr>
                <w:rFonts w:ascii="Times New Roman" w:eastAsia="宋体" w:hAnsi="Times New Roman"/>
                <w:color w:val="006666"/>
                <w:sz w:val="22"/>
                <w:szCs w:val="22"/>
              </w:rPr>
              <w:t>])</w:t>
            </w:r>
          </w:p>
          <w:p w14:paraId="3A6FF1BE" w14:textId="14C0614E" w:rsidR="00791D05" w:rsidRPr="00791B53" w:rsidRDefault="00791D05" w:rsidP="00791D05">
            <w:pPr>
              <w:rPr>
                <w:rFonts w:ascii="Times New Roman" w:eastAsia="宋体" w:hAnsi="Times New Roman"/>
                <w:color w:val="4F4F4F"/>
                <w:sz w:val="22"/>
                <w:szCs w:val="22"/>
              </w:rPr>
            </w:pPr>
            <w:r w:rsidRPr="00791B53">
              <w:rPr>
                <w:rFonts w:ascii="Times New Roman" w:eastAsia="宋体" w:hAnsi="Times New Roman"/>
                <w:color w:val="000088"/>
                <w:sz w:val="22"/>
                <w:szCs w:val="22"/>
              </w:rPr>
              <w:t>def</w:t>
            </w:r>
            <w:r w:rsidRPr="00791B53">
              <w:rPr>
                <w:rFonts w:ascii="Times New Roman" w:eastAsia="宋体" w:hAnsi="Times New Roman"/>
                <w:color w:val="4F4F4F"/>
                <w:sz w:val="22"/>
                <w:szCs w:val="22"/>
              </w:rPr>
              <w:t xml:space="preserve"> </w:t>
            </w:r>
            <w:r w:rsidR="002F5C43" w:rsidRPr="00791B53">
              <w:rPr>
                <w:rFonts w:ascii="Times New Roman" w:hAnsi="Times New Roman"/>
                <w:sz w:val="22"/>
                <w:szCs w:val="22"/>
              </w:rPr>
              <w:t>GetPost</w:t>
            </w:r>
            <w:r w:rsidR="006A768B" w:rsidRPr="00791B53">
              <w:rPr>
                <w:rFonts w:ascii="Times New Roman" w:hAnsi="Times New Roman"/>
                <w:sz w:val="22"/>
                <w:szCs w:val="22"/>
              </w:rPr>
              <w:t>s</w:t>
            </w:r>
            <w:r w:rsidRPr="00791B53">
              <w:rPr>
                <w:rFonts w:ascii="Times New Roman" w:eastAsia="宋体" w:hAnsi="Times New Roman"/>
                <w:color w:val="4F4F4F"/>
                <w:sz w:val="22"/>
                <w:szCs w:val="22"/>
              </w:rPr>
              <w:t>():</w:t>
            </w:r>
          </w:p>
          <w:p w14:paraId="72BD80FA" w14:textId="58BB940F" w:rsidR="00791D05" w:rsidRPr="00791B53" w:rsidRDefault="00300A55" w:rsidP="007D0498">
            <w:pPr>
              <w:ind w:firstLineChars="100" w:firstLine="240"/>
              <w:rPr>
                <w:rFonts w:ascii="Times New Roman" w:eastAsia="宋体" w:hAnsi="Times New Roman"/>
                <w:sz w:val="22"/>
                <w:szCs w:val="22"/>
              </w:rPr>
            </w:pPr>
            <w:r w:rsidRPr="00791B53">
              <w:rPr>
                <w:rFonts w:ascii="Times New Roman" w:hAnsi="Times New Roman"/>
              </w:rPr>
              <w:t xml:space="preserve">Keyword </w:t>
            </w:r>
            <w:r w:rsidR="00791D05" w:rsidRPr="00791B53">
              <w:rPr>
                <w:rFonts w:ascii="Times New Roman" w:hAnsi="Times New Roman"/>
              </w:rPr>
              <w:t xml:space="preserve">= </w:t>
            </w:r>
            <w:proofErr w:type="spellStart"/>
            <w:r w:rsidR="00791D05" w:rsidRPr="00791B53">
              <w:rPr>
                <w:rFonts w:ascii="Times New Roman" w:eastAsia="宋体" w:hAnsi="Times New Roman"/>
                <w:sz w:val="22"/>
                <w:szCs w:val="22"/>
              </w:rPr>
              <w:t>request.</w:t>
            </w:r>
            <w:r w:rsidR="00E56531" w:rsidRPr="00791B53">
              <w:rPr>
                <w:rFonts w:ascii="Times New Roman" w:eastAsia="宋体" w:hAnsi="Times New Roman"/>
                <w:sz w:val="22"/>
                <w:szCs w:val="22"/>
              </w:rPr>
              <w:t>args</w:t>
            </w:r>
            <w:r w:rsidR="00791D05" w:rsidRPr="00791B53">
              <w:rPr>
                <w:rFonts w:ascii="Times New Roman" w:eastAsia="宋体" w:hAnsi="Times New Roman"/>
                <w:sz w:val="22"/>
                <w:szCs w:val="22"/>
              </w:rPr>
              <w:t>.get</w:t>
            </w:r>
            <w:proofErr w:type="spellEnd"/>
            <w:r w:rsidR="00791D05" w:rsidRPr="00791B53">
              <w:rPr>
                <w:rFonts w:ascii="Times New Roman" w:eastAsia="宋体" w:hAnsi="Times New Roman"/>
                <w:sz w:val="22"/>
                <w:szCs w:val="22"/>
              </w:rPr>
              <w:t>(‘</w:t>
            </w:r>
            <w:r w:rsidRPr="00791B53">
              <w:rPr>
                <w:rFonts w:ascii="Times New Roman" w:hAnsi="Times New Roman"/>
              </w:rPr>
              <w:t>Keyword</w:t>
            </w:r>
            <w:r w:rsidR="00791D05" w:rsidRPr="00791B53">
              <w:rPr>
                <w:rFonts w:ascii="Times New Roman" w:eastAsia="宋体" w:hAnsi="Times New Roman"/>
                <w:sz w:val="22"/>
                <w:szCs w:val="22"/>
              </w:rPr>
              <w:t>)</w:t>
            </w:r>
            <w:r w:rsidR="00DD4889" w:rsidRPr="00791B53">
              <w:rPr>
                <w:rFonts w:ascii="Times New Roman" w:eastAsia="宋体" w:hAnsi="Times New Roman"/>
                <w:sz w:val="22"/>
                <w:szCs w:val="22"/>
              </w:rPr>
              <w:t xml:space="preserve"> or ‘N/A’</w:t>
            </w:r>
          </w:p>
          <w:p w14:paraId="78ACAF0B" w14:textId="7C830785" w:rsidR="00791D05" w:rsidRPr="00791B53" w:rsidRDefault="00791D05" w:rsidP="007D0498">
            <w:pPr>
              <w:ind w:firstLineChars="100" w:firstLine="220"/>
              <w:rPr>
                <w:rFonts w:ascii="Times New Roman" w:eastAsia="宋体" w:hAnsi="Times New Roman"/>
                <w:sz w:val="22"/>
                <w:szCs w:val="22"/>
              </w:rPr>
            </w:pPr>
            <w:r w:rsidRPr="00791B53">
              <w:rPr>
                <w:rFonts w:ascii="Times New Roman" w:eastAsia="宋体" w:hAnsi="Times New Roman"/>
                <w:sz w:val="22"/>
                <w:szCs w:val="22"/>
              </w:rPr>
              <w:t>…</w:t>
            </w:r>
          </w:p>
          <w:p w14:paraId="5452203B" w14:textId="13C43741" w:rsidR="00C10DE0" w:rsidRPr="00791B53" w:rsidRDefault="00791D05" w:rsidP="003827B2">
            <w:pPr>
              <w:ind w:firstLineChars="100" w:firstLine="220"/>
              <w:rPr>
                <w:rFonts w:ascii="Times New Roman" w:hAnsi="Times New Roman"/>
              </w:rPr>
            </w:pPr>
            <w:r w:rsidRPr="00791B53">
              <w:rPr>
                <w:rFonts w:ascii="Times New Roman" w:eastAsia="宋体" w:hAnsi="Times New Roman"/>
                <w:sz w:val="22"/>
                <w:szCs w:val="22"/>
              </w:rPr>
              <w:t>return return_data</w:t>
            </w:r>
          </w:p>
        </w:tc>
      </w:tr>
    </w:tbl>
    <w:p w14:paraId="7C85F265" w14:textId="5FAACC06" w:rsidR="00FD60B5" w:rsidRPr="00791B53" w:rsidRDefault="00FD60B5" w:rsidP="0015653D">
      <w:pPr>
        <w:shd w:val="clear" w:color="auto" w:fill="FFFFFF"/>
        <w:outlineLvl w:val="3"/>
        <w:rPr>
          <w:rFonts w:ascii="Times New Roman" w:eastAsia="宋体" w:hAnsi="Times New Roman"/>
          <w:color w:val="8EAADB" w:themeColor="accent1" w:themeTint="99"/>
          <w:sz w:val="36"/>
          <w:szCs w:val="36"/>
        </w:rPr>
      </w:pPr>
    </w:p>
    <w:p w14:paraId="7E42B1C5" w14:textId="57783D86" w:rsidR="0000706B" w:rsidRPr="00791B53" w:rsidRDefault="00FD60B5" w:rsidP="00FD60B5">
      <w:pPr>
        <w:rPr>
          <w:rFonts w:ascii="Times New Roman" w:eastAsia="宋体" w:hAnsi="Times New Roman"/>
          <w:color w:val="8EAADB" w:themeColor="accent1" w:themeTint="99"/>
          <w:sz w:val="36"/>
          <w:szCs w:val="36"/>
        </w:rPr>
      </w:pPr>
      <w:r w:rsidRPr="00791B53">
        <w:rPr>
          <w:rFonts w:ascii="Times New Roman" w:eastAsia="宋体" w:hAnsi="Times New Roman"/>
          <w:color w:val="8EAADB" w:themeColor="accent1" w:themeTint="99"/>
          <w:sz w:val="36"/>
          <w:szCs w:val="36"/>
        </w:rPr>
        <w:br w:type="page"/>
      </w:r>
    </w:p>
    <w:p w14:paraId="132C01A8" w14:textId="2157C6B2" w:rsidR="007C6050" w:rsidRPr="00791B53" w:rsidRDefault="007C6050" w:rsidP="00131153">
      <w:pPr>
        <w:pStyle w:val="2"/>
        <w:numPr>
          <w:ilvl w:val="2"/>
          <w:numId w:val="7"/>
        </w:numPr>
        <w:rPr>
          <w:rFonts w:ascii="Times New Roman" w:hAnsi="Times New Roman" w:cs="Times New Roman"/>
          <w:sz w:val="32"/>
          <w:szCs w:val="32"/>
        </w:rPr>
      </w:pPr>
      <w:bookmarkStart w:id="12" w:name="_Internal_data_specification"/>
      <w:bookmarkStart w:id="13" w:name="_Toc121436858"/>
      <w:bookmarkEnd w:id="12"/>
      <w:r w:rsidRPr="00791B53">
        <w:rPr>
          <w:rFonts w:ascii="Times New Roman" w:hAnsi="Times New Roman" w:cs="Times New Roman"/>
          <w:sz w:val="32"/>
          <w:szCs w:val="32"/>
        </w:rPr>
        <w:lastRenderedPageBreak/>
        <w:t xml:space="preserve">Internal </w:t>
      </w:r>
      <w:r w:rsidR="00FE2661" w:rsidRPr="00791B53">
        <w:rPr>
          <w:rFonts w:ascii="Times New Roman" w:hAnsi="Times New Roman" w:cs="Times New Roman"/>
          <w:sz w:val="32"/>
          <w:szCs w:val="32"/>
        </w:rPr>
        <w:t>d</w:t>
      </w:r>
      <w:r w:rsidRPr="00791B53">
        <w:rPr>
          <w:rFonts w:ascii="Times New Roman" w:hAnsi="Times New Roman" w:cs="Times New Roman"/>
          <w:sz w:val="32"/>
          <w:szCs w:val="32"/>
        </w:rPr>
        <w:t>ata specification</w:t>
      </w:r>
      <w:bookmarkEnd w:id="13"/>
    </w:p>
    <w:p w14:paraId="7D1953CE" w14:textId="323CAE5F" w:rsidR="00315AB8" w:rsidRPr="00791B53" w:rsidRDefault="00315AB8" w:rsidP="00CB798B">
      <w:pPr>
        <w:shd w:val="clear" w:color="auto" w:fill="FFFFFF"/>
        <w:outlineLvl w:val="3"/>
        <w:rPr>
          <w:rFonts w:ascii="Times New Roman" w:eastAsia="宋体" w:hAnsi="Times New Roman"/>
          <w:b/>
          <w:bCs/>
          <w:color w:val="8EAADB" w:themeColor="accent1" w:themeTint="99"/>
        </w:rPr>
      </w:pPr>
      <w:r w:rsidRPr="00791B53">
        <w:rPr>
          <w:rFonts w:ascii="Times New Roman" w:eastAsia="宋体" w:hAnsi="Times New Roman"/>
          <w:b/>
          <w:bCs/>
          <w:color w:val="8EAADB" w:themeColor="accent1" w:themeTint="99"/>
        </w:rPr>
        <w:t xml:space="preserve">This part is to show </w:t>
      </w:r>
      <w:r w:rsidR="00C73BF8" w:rsidRPr="00791B53">
        <w:rPr>
          <w:rFonts w:ascii="Times New Roman" w:eastAsia="宋体" w:hAnsi="Times New Roman"/>
          <w:b/>
          <w:bCs/>
          <w:color w:val="8EAADB" w:themeColor="accent1" w:themeTint="99"/>
        </w:rPr>
        <w:t xml:space="preserve">some possible data </w:t>
      </w:r>
      <w:r w:rsidR="00914B1D" w:rsidRPr="00791B53">
        <w:rPr>
          <w:rFonts w:ascii="Times New Roman" w:eastAsia="宋体" w:hAnsi="Times New Roman"/>
          <w:b/>
          <w:bCs/>
          <w:color w:val="8EAADB" w:themeColor="accent1" w:themeTint="99"/>
        </w:rPr>
        <w:t>classes</w:t>
      </w:r>
      <w:r w:rsidR="00C73BF8" w:rsidRPr="00791B53">
        <w:rPr>
          <w:rFonts w:ascii="Times New Roman" w:eastAsia="宋体" w:hAnsi="Times New Roman"/>
          <w:b/>
          <w:bCs/>
          <w:color w:val="8EAADB" w:themeColor="accent1" w:themeTint="99"/>
        </w:rPr>
        <w:t xml:space="preserve"> we will build </w:t>
      </w:r>
      <w:r w:rsidR="009642C8" w:rsidRPr="00791B53">
        <w:rPr>
          <w:rFonts w:ascii="Times New Roman" w:eastAsia="宋体" w:hAnsi="Times New Roman"/>
          <w:b/>
          <w:bCs/>
          <w:color w:val="8EAADB" w:themeColor="accent1" w:themeTint="99"/>
        </w:rPr>
        <w:t xml:space="preserve">for android </w:t>
      </w:r>
      <w:r w:rsidR="00914B1D" w:rsidRPr="00791B53">
        <w:rPr>
          <w:rFonts w:ascii="Times New Roman" w:eastAsia="宋体" w:hAnsi="Times New Roman"/>
          <w:b/>
          <w:bCs/>
          <w:color w:val="8EAADB" w:themeColor="accent1" w:themeTint="99"/>
        </w:rPr>
        <w:t>applications</w:t>
      </w:r>
      <w:r w:rsidR="009642C8" w:rsidRPr="00791B53">
        <w:rPr>
          <w:rFonts w:ascii="Times New Roman" w:eastAsia="宋体" w:hAnsi="Times New Roman"/>
          <w:b/>
          <w:bCs/>
          <w:color w:val="8EAADB" w:themeColor="accent1" w:themeTint="99"/>
        </w:rPr>
        <w:t>.</w:t>
      </w:r>
    </w:p>
    <w:p w14:paraId="048E6A0F" w14:textId="77777777" w:rsidR="005D4BEB" w:rsidRPr="00791B53" w:rsidRDefault="005D4BEB" w:rsidP="00CB798B">
      <w:pPr>
        <w:shd w:val="clear" w:color="auto" w:fill="FFFFFF"/>
        <w:outlineLvl w:val="3"/>
        <w:rPr>
          <w:rFonts w:ascii="Times New Roman" w:eastAsia="宋体" w:hAnsi="Times New Roman"/>
          <w:b/>
          <w:bCs/>
          <w:color w:val="8EAADB" w:themeColor="accent1" w:themeTint="99"/>
          <w:sz w:val="28"/>
          <w:szCs w:val="28"/>
        </w:rPr>
      </w:pPr>
    </w:p>
    <w:p w14:paraId="3B2F3878" w14:textId="20C1F696" w:rsidR="00897900" w:rsidRPr="00791B53" w:rsidRDefault="00C158D0" w:rsidP="00897900">
      <w:pPr>
        <w:shd w:val="clear" w:color="auto" w:fill="FFFFFF"/>
        <w:outlineLvl w:val="3"/>
        <w:rPr>
          <w:rFonts w:ascii="Times New Roman" w:eastAsia="宋体" w:hAnsi="Times New Roman"/>
          <w:b/>
          <w:bCs/>
          <w:color w:val="8EAADB" w:themeColor="accent1" w:themeTint="99"/>
          <w:sz w:val="28"/>
          <w:szCs w:val="28"/>
        </w:rPr>
      </w:pPr>
      <w:r w:rsidRPr="00791B53">
        <w:rPr>
          <w:rFonts w:ascii="Times New Roman" w:eastAsia="宋体" w:hAnsi="Times New Roman"/>
          <w:b/>
          <w:bCs/>
          <w:color w:val="8EAADB" w:themeColor="accent1" w:themeTint="99"/>
          <w:sz w:val="28"/>
          <w:szCs w:val="28"/>
        </w:rPr>
        <w:t>Data class User</w:t>
      </w:r>
      <w:r w:rsidR="009F18C2" w:rsidRPr="00791B53">
        <w:rPr>
          <w:rFonts w:ascii="Times New Roman" w:eastAsia="宋体" w:hAnsi="Times New Roman"/>
          <w:b/>
          <w:bCs/>
          <w:color w:val="8EAADB" w:themeColor="accent1" w:themeTint="99"/>
          <w:sz w:val="28"/>
          <w:szCs w:val="28"/>
        </w:rPr>
        <w:t>Info</w:t>
      </w:r>
    </w:p>
    <w:tbl>
      <w:tblPr>
        <w:tblStyle w:val="a4"/>
        <w:tblW w:w="0" w:type="auto"/>
        <w:tblLook w:val="04A0" w:firstRow="1" w:lastRow="0" w:firstColumn="1" w:lastColumn="0" w:noHBand="0" w:noVBand="1"/>
      </w:tblPr>
      <w:tblGrid>
        <w:gridCol w:w="2263"/>
        <w:gridCol w:w="1843"/>
        <w:gridCol w:w="4111"/>
      </w:tblGrid>
      <w:tr w:rsidR="00DE44C2" w:rsidRPr="00791B53" w14:paraId="30A5BB73" w14:textId="77777777" w:rsidTr="00AC3A65">
        <w:trPr>
          <w:cantSplit/>
        </w:trPr>
        <w:tc>
          <w:tcPr>
            <w:tcW w:w="2263" w:type="dxa"/>
            <w:vAlign w:val="center"/>
          </w:tcPr>
          <w:p w14:paraId="039CA1A1" w14:textId="77777777" w:rsidR="00DE44C2" w:rsidRPr="00791B53" w:rsidRDefault="00DE44C2" w:rsidP="00615DD2">
            <w:pPr>
              <w:outlineLvl w:val="3"/>
              <w:rPr>
                <w:rFonts w:ascii="Times New Roman" w:eastAsia="宋体" w:hAnsi="Times New Roman"/>
                <w:b/>
                <w:bCs/>
              </w:rPr>
            </w:pPr>
            <w:r w:rsidRPr="00791B53">
              <w:rPr>
                <w:rFonts w:ascii="Times New Roman" w:eastAsia="宋体" w:hAnsi="Times New Roman"/>
                <w:b/>
                <w:bCs/>
              </w:rPr>
              <w:t>Field</w:t>
            </w:r>
          </w:p>
        </w:tc>
        <w:tc>
          <w:tcPr>
            <w:tcW w:w="1843" w:type="dxa"/>
            <w:vAlign w:val="center"/>
          </w:tcPr>
          <w:p w14:paraId="2AF14C2C" w14:textId="77777777" w:rsidR="00DE44C2" w:rsidRPr="00791B53" w:rsidRDefault="00DE44C2" w:rsidP="00615DD2">
            <w:pPr>
              <w:outlineLvl w:val="3"/>
              <w:rPr>
                <w:rFonts w:ascii="Times New Roman" w:eastAsia="宋体" w:hAnsi="Times New Roman"/>
                <w:b/>
                <w:bCs/>
              </w:rPr>
            </w:pPr>
            <w:r w:rsidRPr="00791B53">
              <w:rPr>
                <w:rFonts w:ascii="Times New Roman" w:eastAsia="宋体" w:hAnsi="Times New Roman"/>
                <w:b/>
                <w:bCs/>
              </w:rPr>
              <w:t>Format</w:t>
            </w:r>
          </w:p>
        </w:tc>
        <w:tc>
          <w:tcPr>
            <w:tcW w:w="4111" w:type="dxa"/>
            <w:vAlign w:val="center"/>
          </w:tcPr>
          <w:p w14:paraId="0603EDAF" w14:textId="020FC963" w:rsidR="00DE44C2" w:rsidRPr="00791B53" w:rsidRDefault="00DF4A3E" w:rsidP="00615DD2">
            <w:pPr>
              <w:outlineLvl w:val="3"/>
              <w:rPr>
                <w:rFonts w:ascii="Times New Roman" w:eastAsia="宋体" w:hAnsi="Times New Roman"/>
                <w:b/>
                <w:bCs/>
              </w:rPr>
            </w:pPr>
            <w:r w:rsidRPr="00791B53">
              <w:rPr>
                <w:rFonts w:ascii="Times New Roman" w:hAnsi="Times New Roman"/>
                <w:b/>
                <w:bCs/>
              </w:rPr>
              <w:t>Default value</w:t>
            </w:r>
          </w:p>
        </w:tc>
      </w:tr>
      <w:tr w:rsidR="00DE44C2" w:rsidRPr="00791B53" w14:paraId="75AA576C" w14:textId="77777777" w:rsidTr="00AC3A65">
        <w:trPr>
          <w:cantSplit/>
        </w:trPr>
        <w:tc>
          <w:tcPr>
            <w:tcW w:w="2263" w:type="dxa"/>
            <w:vAlign w:val="center"/>
          </w:tcPr>
          <w:p w14:paraId="05F83905" w14:textId="77777777" w:rsidR="00DE44C2" w:rsidRPr="00791B53" w:rsidRDefault="00DE44C2" w:rsidP="00615DD2">
            <w:pPr>
              <w:outlineLvl w:val="3"/>
              <w:rPr>
                <w:rFonts w:ascii="Times New Roman" w:eastAsia="宋体" w:hAnsi="Times New Roman"/>
              </w:rPr>
            </w:pPr>
            <w:r w:rsidRPr="00791B53">
              <w:rPr>
                <w:rFonts w:ascii="Times New Roman" w:eastAsia="宋体" w:hAnsi="Times New Roman"/>
              </w:rPr>
              <w:t>EmailAddress</w:t>
            </w:r>
          </w:p>
        </w:tc>
        <w:tc>
          <w:tcPr>
            <w:tcW w:w="1843" w:type="dxa"/>
            <w:vAlign w:val="center"/>
          </w:tcPr>
          <w:p w14:paraId="1EB03209" w14:textId="77777777" w:rsidR="00DE44C2" w:rsidRPr="00791B53" w:rsidRDefault="00DE44C2" w:rsidP="00615DD2">
            <w:pPr>
              <w:outlineLvl w:val="3"/>
              <w:rPr>
                <w:rFonts w:ascii="Times New Roman" w:eastAsia="宋体" w:hAnsi="Times New Roman"/>
              </w:rPr>
            </w:pPr>
            <w:r w:rsidRPr="00791B53">
              <w:rPr>
                <w:rFonts w:ascii="Times New Roman" w:eastAsia="宋体" w:hAnsi="Times New Roman"/>
              </w:rPr>
              <w:t>string</w:t>
            </w:r>
          </w:p>
        </w:tc>
        <w:tc>
          <w:tcPr>
            <w:tcW w:w="4111" w:type="dxa"/>
            <w:vAlign w:val="center"/>
          </w:tcPr>
          <w:p w14:paraId="687C461A" w14:textId="16D3FE30" w:rsidR="00DE44C2" w:rsidRPr="00791B53" w:rsidRDefault="0058140E" w:rsidP="00615DD2">
            <w:pPr>
              <w:outlineLvl w:val="3"/>
              <w:rPr>
                <w:rFonts w:ascii="Times New Roman" w:eastAsia="宋体" w:hAnsi="Times New Roman"/>
              </w:rPr>
            </w:pPr>
            <w:r w:rsidRPr="00791B53">
              <w:rPr>
                <w:rFonts w:ascii="Times New Roman" w:eastAsia="宋体" w:hAnsi="Times New Roman"/>
              </w:rPr>
              <w:t>required</w:t>
            </w:r>
          </w:p>
        </w:tc>
      </w:tr>
      <w:tr w:rsidR="00C73B17" w:rsidRPr="00791B53" w14:paraId="47974390" w14:textId="77777777" w:rsidTr="00AC3A65">
        <w:trPr>
          <w:cantSplit/>
        </w:trPr>
        <w:tc>
          <w:tcPr>
            <w:tcW w:w="2263" w:type="dxa"/>
            <w:vAlign w:val="center"/>
          </w:tcPr>
          <w:p w14:paraId="22E8BEE7" w14:textId="0ECCBE2B" w:rsidR="00C73B17" w:rsidRPr="00791B53" w:rsidRDefault="00C73B17" w:rsidP="00C73B17">
            <w:pPr>
              <w:outlineLvl w:val="3"/>
              <w:rPr>
                <w:rFonts w:ascii="Times New Roman" w:eastAsia="宋体" w:hAnsi="Times New Roman"/>
              </w:rPr>
            </w:pPr>
            <w:r w:rsidRPr="00791B53">
              <w:rPr>
                <w:rFonts w:ascii="Times New Roman" w:eastAsia="宋体" w:hAnsi="Times New Roman"/>
              </w:rPr>
              <w:t>Password</w:t>
            </w:r>
          </w:p>
        </w:tc>
        <w:tc>
          <w:tcPr>
            <w:tcW w:w="1843" w:type="dxa"/>
            <w:vAlign w:val="center"/>
          </w:tcPr>
          <w:p w14:paraId="55F06747" w14:textId="5FA84013" w:rsidR="00C73B17" w:rsidRPr="00791B53" w:rsidRDefault="00C73B17" w:rsidP="00C73B17">
            <w:pPr>
              <w:outlineLvl w:val="3"/>
              <w:rPr>
                <w:rFonts w:ascii="Times New Roman" w:eastAsia="宋体" w:hAnsi="Times New Roman"/>
              </w:rPr>
            </w:pPr>
            <w:r w:rsidRPr="00791B53">
              <w:rPr>
                <w:rFonts w:ascii="Times New Roman" w:eastAsia="宋体" w:hAnsi="Times New Roman"/>
              </w:rPr>
              <w:t>string</w:t>
            </w:r>
          </w:p>
        </w:tc>
        <w:tc>
          <w:tcPr>
            <w:tcW w:w="4111" w:type="dxa"/>
            <w:vAlign w:val="center"/>
          </w:tcPr>
          <w:p w14:paraId="02B6F3F3" w14:textId="2E5183AF" w:rsidR="00C73B17" w:rsidRPr="00791B53" w:rsidRDefault="0020111E" w:rsidP="00C73B17">
            <w:pPr>
              <w:outlineLvl w:val="3"/>
              <w:rPr>
                <w:rFonts w:ascii="Times New Roman" w:eastAsia="宋体" w:hAnsi="Times New Roman"/>
              </w:rPr>
            </w:pPr>
            <w:r w:rsidRPr="00791B53">
              <w:rPr>
                <w:rFonts w:ascii="Times New Roman" w:eastAsia="宋体" w:hAnsi="Times New Roman"/>
              </w:rPr>
              <w:t>null</w:t>
            </w:r>
          </w:p>
        </w:tc>
      </w:tr>
      <w:tr w:rsidR="00C45075" w:rsidRPr="00791B53" w14:paraId="00DC865F" w14:textId="77777777" w:rsidTr="00AC3A65">
        <w:trPr>
          <w:cantSplit/>
        </w:trPr>
        <w:tc>
          <w:tcPr>
            <w:tcW w:w="2263" w:type="dxa"/>
            <w:vAlign w:val="center"/>
          </w:tcPr>
          <w:p w14:paraId="1107BC63" w14:textId="2CC9F238" w:rsidR="00C45075" w:rsidRPr="00791B53" w:rsidRDefault="00C45075" w:rsidP="00C45075">
            <w:pPr>
              <w:outlineLvl w:val="3"/>
              <w:rPr>
                <w:rFonts w:ascii="Times New Roman" w:eastAsia="宋体" w:hAnsi="Times New Roman"/>
              </w:rPr>
            </w:pPr>
            <w:r w:rsidRPr="00791B53">
              <w:rPr>
                <w:rFonts w:ascii="Times New Roman" w:eastAsia="宋体" w:hAnsi="Times New Roman"/>
              </w:rPr>
              <w:t>StudentID</w:t>
            </w:r>
          </w:p>
        </w:tc>
        <w:tc>
          <w:tcPr>
            <w:tcW w:w="1843" w:type="dxa"/>
            <w:vAlign w:val="center"/>
          </w:tcPr>
          <w:p w14:paraId="70D2E9F8" w14:textId="5A5E2556" w:rsidR="00C45075" w:rsidRPr="00791B53" w:rsidRDefault="00C45075" w:rsidP="00C45075">
            <w:pPr>
              <w:outlineLvl w:val="3"/>
              <w:rPr>
                <w:rFonts w:ascii="Times New Roman" w:eastAsia="宋体" w:hAnsi="Times New Roman"/>
              </w:rPr>
            </w:pPr>
            <w:r w:rsidRPr="00791B53">
              <w:rPr>
                <w:rFonts w:ascii="Times New Roman" w:eastAsia="宋体" w:hAnsi="Times New Roman"/>
              </w:rPr>
              <w:t>Int</w:t>
            </w:r>
          </w:p>
        </w:tc>
        <w:tc>
          <w:tcPr>
            <w:tcW w:w="4111" w:type="dxa"/>
            <w:vAlign w:val="center"/>
          </w:tcPr>
          <w:p w14:paraId="6666BE49" w14:textId="4DE0C1C4" w:rsidR="00C45075" w:rsidRPr="00791B53" w:rsidRDefault="00C45075" w:rsidP="00C45075">
            <w:pPr>
              <w:outlineLvl w:val="3"/>
              <w:rPr>
                <w:rFonts w:ascii="Times New Roman" w:eastAsia="宋体" w:hAnsi="Times New Roman"/>
              </w:rPr>
            </w:pPr>
            <w:r w:rsidRPr="00791B53">
              <w:rPr>
                <w:rFonts w:ascii="Times New Roman" w:eastAsia="宋体" w:hAnsi="Times New Roman"/>
              </w:rPr>
              <w:t>null</w:t>
            </w:r>
          </w:p>
        </w:tc>
      </w:tr>
      <w:tr w:rsidR="00C45075" w:rsidRPr="00791B53" w14:paraId="5CAB3B3F" w14:textId="77777777" w:rsidTr="00AC3A65">
        <w:trPr>
          <w:cantSplit/>
        </w:trPr>
        <w:tc>
          <w:tcPr>
            <w:tcW w:w="2263" w:type="dxa"/>
            <w:vAlign w:val="center"/>
          </w:tcPr>
          <w:p w14:paraId="271B8A0F" w14:textId="68CB29A9" w:rsidR="00C45075" w:rsidRPr="00791B53" w:rsidRDefault="00C45075" w:rsidP="00C45075">
            <w:pPr>
              <w:outlineLvl w:val="3"/>
              <w:rPr>
                <w:rFonts w:ascii="Times New Roman" w:eastAsia="宋体" w:hAnsi="Times New Roman"/>
              </w:rPr>
            </w:pPr>
            <w:r w:rsidRPr="00791B53">
              <w:rPr>
                <w:rFonts w:ascii="Times New Roman" w:eastAsia="宋体" w:hAnsi="Times New Roman"/>
              </w:rPr>
              <w:t>FirstName</w:t>
            </w:r>
          </w:p>
        </w:tc>
        <w:tc>
          <w:tcPr>
            <w:tcW w:w="1843" w:type="dxa"/>
            <w:vAlign w:val="center"/>
          </w:tcPr>
          <w:p w14:paraId="668C26FB" w14:textId="550A14EE" w:rsidR="00C45075" w:rsidRPr="00791B53" w:rsidRDefault="00C45075" w:rsidP="00C45075">
            <w:pPr>
              <w:outlineLvl w:val="3"/>
              <w:rPr>
                <w:rFonts w:ascii="Times New Roman" w:eastAsia="宋体" w:hAnsi="Times New Roman"/>
              </w:rPr>
            </w:pPr>
            <w:r w:rsidRPr="00791B53">
              <w:rPr>
                <w:rFonts w:ascii="Times New Roman" w:eastAsia="宋体" w:hAnsi="Times New Roman"/>
              </w:rPr>
              <w:t>string</w:t>
            </w:r>
          </w:p>
        </w:tc>
        <w:tc>
          <w:tcPr>
            <w:tcW w:w="4111" w:type="dxa"/>
            <w:vAlign w:val="center"/>
          </w:tcPr>
          <w:p w14:paraId="29C0661B" w14:textId="28C5F06D" w:rsidR="00C45075" w:rsidRPr="00791B53" w:rsidRDefault="00C45075" w:rsidP="00C45075">
            <w:pPr>
              <w:outlineLvl w:val="3"/>
              <w:rPr>
                <w:rFonts w:ascii="Times New Roman" w:eastAsia="宋体" w:hAnsi="Times New Roman"/>
              </w:rPr>
            </w:pPr>
            <w:r w:rsidRPr="00791B53">
              <w:rPr>
                <w:rFonts w:ascii="Times New Roman" w:eastAsia="宋体" w:hAnsi="Times New Roman"/>
              </w:rPr>
              <w:t>null</w:t>
            </w:r>
          </w:p>
        </w:tc>
      </w:tr>
      <w:tr w:rsidR="00C45075" w:rsidRPr="00791B53" w14:paraId="061B8A45" w14:textId="77777777" w:rsidTr="00AC3A65">
        <w:trPr>
          <w:cantSplit/>
        </w:trPr>
        <w:tc>
          <w:tcPr>
            <w:tcW w:w="2263" w:type="dxa"/>
            <w:vAlign w:val="center"/>
          </w:tcPr>
          <w:p w14:paraId="300CCB2F" w14:textId="7ED1D4CF" w:rsidR="00C45075" w:rsidRPr="00791B53" w:rsidRDefault="00C45075" w:rsidP="00C45075">
            <w:pPr>
              <w:outlineLvl w:val="3"/>
              <w:rPr>
                <w:rFonts w:ascii="Times New Roman" w:eastAsia="宋体" w:hAnsi="Times New Roman"/>
              </w:rPr>
            </w:pPr>
            <w:r w:rsidRPr="00791B53">
              <w:rPr>
                <w:rFonts w:ascii="Times New Roman" w:eastAsia="宋体" w:hAnsi="Times New Roman"/>
              </w:rPr>
              <w:t>LastName</w:t>
            </w:r>
          </w:p>
        </w:tc>
        <w:tc>
          <w:tcPr>
            <w:tcW w:w="1843" w:type="dxa"/>
            <w:vAlign w:val="center"/>
          </w:tcPr>
          <w:p w14:paraId="75DBA81B" w14:textId="52DE0E0C" w:rsidR="00C45075" w:rsidRPr="00791B53" w:rsidRDefault="00C45075" w:rsidP="00C45075">
            <w:pPr>
              <w:outlineLvl w:val="3"/>
              <w:rPr>
                <w:rFonts w:ascii="Times New Roman" w:eastAsia="宋体" w:hAnsi="Times New Roman"/>
              </w:rPr>
            </w:pPr>
            <w:r w:rsidRPr="00791B53">
              <w:rPr>
                <w:rFonts w:ascii="Times New Roman" w:eastAsia="宋体" w:hAnsi="Times New Roman"/>
              </w:rPr>
              <w:t>string</w:t>
            </w:r>
          </w:p>
        </w:tc>
        <w:tc>
          <w:tcPr>
            <w:tcW w:w="4111" w:type="dxa"/>
            <w:vAlign w:val="center"/>
          </w:tcPr>
          <w:p w14:paraId="06CD1271" w14:textId="10D27752" w:rsidR="00C45075" w:rsidRPr="00791B53" w:rsidRDefault="00C45075" w:rsidP="00C45075">
            <w:pPr>
              <w:outlineLvl w:val="3"/>
              <w:rPr>
                <w:rFonts w:ascii="Times New Roman" w:eastAsia="宋体" w:hAnsi="Times New Roman"/>
              </w:rPr>
            </w:pPr>
            <w:r w:rsidRPr="00791B53">
              <w:rPr>
                <w:rFonts w:ascii="Times New Roman" w:eastAsia="宋体" w:hAnsi="Times New Roman"/>
              </w:rPr>
              <w:t>null</w:t>
            </w:r>
          </w:p>
        </w:tc>
      </w:tr>
      <w:tr w:rsidR="00C45075" w:rsidRPr="00791B53" w14:paraId="7C52EF71" w14:textId="77777777" w:rsidTr="00AC3A65">
        <w:trPr>
          <w:cantSplit/>
        </w:trPr>
        <w:tc>
          <w:tcPr>
            <w:tcW w:w="2263" w:type="dxa"/>
            <w:vAlign w:val="center"/>
          </w:tcPr>
          <w:p w14:paraId="6994372E" w14:textId="2BCDBE26" w:rsidR="00C45075" w:rsidRPr="00791B53" w:rsidRDefault="00C45075" w:rsidP="00C45075">
            <w:pPr>
              <w:outlineLvl w:val="3"/>
              <w:rPr>
                <w:rFonts w:ascii="Times New Roman" w:eastAsia="宋体" w:hAnsi="Times New Roman"/>
              </w:rPr>
            </w:pPr>
            <w:r w:rsidRPr="00791B53">
              <w:rPr>
                <w:rFonts w:ascii="Times New Roman" w:eastAsia="宋体" w:hAnsi="Times New Roman"/>
              </w:rPr>
              <w:t>NickName</w:t>
            </w:r>
          </w:p>
        </w:tc>
        <w:tc>
          <w:tcPr>
            <w:tcW w:w="1843" w:type="dxa"/>
            <w:vAlign w:val="center"/>
          </w:tcPr>
          <w:p w14:paraId="7615CFCD" w14:textId="0F047ED7" w:rsidR="00C45075" w:rsidRPr="00791B53" w:rsidRDefault="00C45075" w:rsidP="00C45075">
            <w:pPr>
              <w:outlineLvl w:val="3"/>
              <w:rPr>
                <w:rFonts w:ascii="Times New Roman" w:eastAsia="宋体" w:hAnsi="Times New Roman"/>
              </w:rPr>
            </w:pPr>
            <w:r w:rsidRPr="00791B53">
              <w:rPr>
                <w:rFonts w:ascii="Times New Roman" w:eastAsia="宋体" w:hAnsi="Times New Roman"/>
              </w:rPr>
              <w:t>string</w:t>
            </w:r>
          </w:p>
        </w:tc>
        <w:tc>
          <w:tcPr>
            <w:tcW w:w="4111" w:type="dxa"/>
            <w:vAlign w:val="center"/>
          </w:tcPr>
          <w:p w14:paraId="3DD1E17C" w14:textId="0AA2A509" w:rsidR="00C45075" w:rsidRPr="00791B53" w:rsidRDefault="00C45075" w:rsidP="00C45075">
            <w:pPr>
              <w:outlineLvl w:val="3"/>
              <w:rPr>
                <w:rFonts w:ascii="Times New Roman" w:eastAsia="宋体" w:hAnsi="Times New Roman"/>
              </w:rPr>
            </w:pPr>
            <w:r w:rsidRPr="00791B53">
              <w:rPr>
                <w:rFonts w:ascii="Times New Roman" w:eastAsia="宋体" w:hAnsi="Times New Roman"/>
              </w:rPr>
              <w:t>null</w:t>
            </w:r>
          </w:p>
        </w:tc>
      </w:tr>
      <w:tr w:rsidR="00C45075" w:rsidRPr="00791B53" w14:paraId="5D70187C" w14:textId="77777777" w:rsidTr="00AC3A65">
        <w:trPr>
          <w:cantSplit/>
        </w:trPr>
        <w:tc>
          <w:tcPr>
            <w:tcW w:w="2263" w:type="dxa"/>
            <w:vAlign w:val="center"/>
          </w:tcPr>
          <w:p w14:paraId="14B8CC4C" w14:textId="3A82B913" w:rsidR="00C45075" w:rsidRPr="00791B53" w:rsidRDefault="00C45075" w:rsidP="00C45075">
            <w:pPr>
              <w:outlineLvl w:val="3"/>
              <w:rPr>
                <w:rFonts w:ascii="Times New Roman" w:eastAsia="宋体" w:hAnsi="Times New Roman"/>
              </w:rPr>
            </w:pPr>
            <w:r w:rsidRPr="00791B53">
              <w:rPr>
                <w:rFonts w:ascii="Times New Roman" w:eastAsia="宋体" w:hAnsi="Times New Roman"/>
              </w:rPr>
              <w:t>Birthday</w:t>
            </w:r>
          </w:p>
        </w:tc>
        <w:tc>
          <w:tcPr>
            <w:tcW w:w="1843" w:type="dxa"/>
            <w:vAlign w:val="center"/>
          </w:tcPr>
          <w:p w14:paraId="10823809" w14:textId="4402E5DE" w:rsidR="00C45075" w:rsidRPr="00791B53" w:rsidRDefault="00C45075" w:rsidP="00C45075">
            <w:pPr>
              <w:outlineLvl w:val="3"/>
              <w:rPr>
                <w:rFonts w:ascii="Times New Roman" w:eastAsia="宋体" w:hAnsi="Times New Roman"/>
              </w:rPr>
            </w:pPr>
            <w:r w:rsidRPr="00791B53">
              <w:rPr>
                <w:rFonts w:ascii="Times New Roman" w:eastAsia="宋体" w:hAnsi="Times New Roman"/>
              </w:rPr>
              <w:t>string</w:t>
            </w:r>
          </w:p>
        </w:tc>
        <w:tc>
          <w:tcPr>
            <w:tcW w:w="4111" w:type="dxa"/>
            <w:vAlign w:val="center"/>
          </w:tcPr>
          <w:p w14:paraId="6EAC5C20" w14:textId="7A6B0B77" w:rsidR="00C45075" w:rsidRPr="00791B53" w:rsidRDefault="00C45075" w:rsidP="00C45075">
            <w:pPr>
              <w:outlineLvl w:val="3"/>
              <w:rPr>
                <w:rFonts w:ascii="Times New Roman" w:eastAsia="宋体" w:hAnsi="Times New Roman"/>
              </w:rPr>
            </w:pPr>
            <w:r w:rsidRPr="00791B53">
              <w:rPr>
                <w:rFonts w:ascii="Times New Roman" w:eastAsia="宋体" w:hAnsi="Times New Roman"/>
              </w:rPr>
              <w:t>null</w:t>
            </w:r>
          </w:p>
        </w:tc>
      </w:tr>
      <w:tr w:rsidR="00C45075" w:rsidRPr="00791B53" w14:paraId="2806F6D3" w14:textId="77777777" w:rsidTr="00AC3A65">
        <w:trPr>
          <w:cantSplit/>
        </w:trPr>
        <w:tc>
          <w:tcPr>
            <w:tcW w:w="2263" w:type="dxa"/>
            <w:vAlign w:val="center"/>
          </w:tcPr>
          <w:p w14:paraId="306843E2" w14:textId="3E3958EE" w:rsidR="00C45075" w:rsidRPr="00791B53" w:rsidRDefault="00C45075" w:rsidP="00C45075">
            <w:pPr>
              <w:outlineLvl w:val="3"/>
              <w:rPr>
                <w:rFonts w:ascii="Times New Roman" w:eastAsia="宋体" w:hAnsi="Times New Roman"/>
              </w:rPr>
            </w:pPr>
            <w:r w:rsidRPr="00791B53">
              <w:rPr>
                <w:rFonts w:ascii="Times New Roman" w:eastAsia="宋体" w:hAnsi="Times New Roman"/>
              </w:rPr>
              <w:t>Gender</w:t>
            </w:r>
          </w:p>
        </w:tc>
        <w:tc>
          <w:tcPr>
            <w:tcW w:w="1843" w:type="dxa"/>
            <w:vAlign w:val="center"/>
          </w:tcPr>
          <w:p w14:paraId="2B011217" w14:textId="39156FCA" w:rsidR="00C45075" w:rsidRPr="00791B53" w:rsidRDefault="00C45075" w:rsidP="00C45075">
            <w:pPr>
              <w:outlineLvl w:val="3"/>
              <w:rPr>
                <w:rFonts w:ascii="Times New Roman" w:eastAsia="宋体" w:hAnsi="Times New Roman"/>
              </w:rPr>
            </w:pPr>
            <w:r w:rsidRPr="00791B53">
              <w:rPr>
                <w:rFonts w:ascii="Times New Roman" w:eastAsia="宋体" w:hAnsi="Times New Roman"/>
              </w:rPr>
              <w:t>boolean</w:t>
            </w:r>
          </w:p>
        </w:tc>
        <w:tc>
          <w:tcPr>
            <w:tcW w:w="4111" w:type="dxa"/>
            <w:vAlign w:val="center"/>
          </w:tcPr>
          <w:p w14:paraId="631FBFCA" w14:textId="77A3C8D1" w:rsidR="00C45075" w:rsidRPr="00791B53" w:rsidRDefault="00C45075" w:rsidP="00C45075">
            <w:pPr>
              <w:outlineLvl w:val="3"/>
              <w:rPr>
                <w:rFonts w:ascii="Times New Roman" w:eastAsia="宋体" w:hAnsi="Times New Roman"/>
              </w:rPr>
            </w:pPr>
            <w:r w:rsidRPr="00791B53">
              <w:rPr>
                <w:rFonts w:ascii="Times New Roman" w:eastAsia="宋体" w:hAnsi="Times New Roman"/>
              </w:rPr>
              <w:t>null</w:t>
            </w:r>
          </w:p>
        </w:tc>
      </w:tr>
      <w:tr w:rsidR="00C45075" w:rsidRPr="00791B53" w14:paraId="3E573580" w14:textId="77777777" w:rsidTr="00AC3A65">
        <w:trPr>
          <w:cantSplit/>
        </w:trPr>
        <w:tc>
          <w:tcPr>
            <w:tcW w:w="2263" w:type="dxa"/>
            <w:vAlign w:val="center"/>
          </w:tcPr>
          <w:p w14:paraId="2E37CDF3" w14:textId="066E5D3F" w:rsidR="00C45075" w:rsidRPr="00791B53" w:rsidRDefault="00C45075" w:rsidP="00C45075">
            <w:pPr>
              <w:outlineLvl w:val="3"/>
              <w:rPr>
                <w:rFonts w:ascii="Times New Roman" w:eastAsia="宋体" w:hAnsi="Times New Roman"/>
              </w:rPr>
            </w:pPr>
            <w:r w:rsidRPr="00791B53">
              <w:rPr>
                <w:rFonts w:ascii="Times New Roman" w:eastAsia="宋体" w:hAnsi="Times New Roman"/>
              </w:rPr>
              <w:t>Profile</w:t>
            </w:r>
          </w:p>
        </w:tc>
        <w:tc>
          <w:tcPr>
            <w:tcW w:w="1843" w:type="dxa"/>
            <w:vAlign w:val="center"/>
          </w:tcPr>
          <w:p w14:paraId="2DE4C031" w14:textId="52FBEA97" w:rsidR="00C45075" w:rsidRPr="00791B53" w:rsidRDefault="00C45075" w:rsidP="00C45075">
            <w:pPr>
              <w:outlineLvl w:val="3"/>
              <w:rPr>
                <w:rFonts w:ascii="Times New Roman" w:eastAsia="宋体" w:hAnsi="Times New Roman"/>
              </w:rPr>
            </w:pPr>
            <w:r w:rsidRPr="00791B53">
              <w:rPr>
                <w:rFonts w:ascii="Times New Roman" w:eastAsia="宋体" w:hAnsi="Times New Roman"/>
              </w:rPr>
              <w:t>string</w:t>
            </w:r>
          </w:p>
        </w:tc>
        <w:tc>
          <w:tcPr>
            <w:tcW w:w="4111" w:type="dxa"/>
            <w:vAlign w:val="center"/>
          </w:tcPr>
          <w:p w14:paraId="3BADD445" w14:textId="615BEC0A" w:rsidR="00C45075" w:rsidRPr="00791B53" w:rsidRDefault="00C45075" w:rsidP="00C45075">
            <w:pPr>
              <w:outlineLvl w:val="3"/>
              <w:rPr>
                <w:rFonts w:ascii="Times New Roman" w:eastAsia="宋体" w:hAnsi="Times New Roman"/>
              </w:rPr>
            </w:pPr>
            <w:r w:rsidRPr="00791B53">
              <w:rPr>
                <w:rFonts w:ascii="Times New Roman" w:eastAsia="宋体" w:hAnsi="Times New Roman"/>
              </w:rPr>
              <w:t>null</w:t>
            </w:r>
          </w:p>
        </w:tc>
      </w:tr>
      <w:tr w:rsidR="00C45075" w:rsidRPr="00791B53" w14:paraId="12C5D201" w14:textId="77777777" w:rsidTr="00AC3A65">
        <w:trPr>
          <w:cantSplit/>
        </w:trPr>
        <w:tc>
          <w:tcPr>
            <w:tcW w:w="2263" w:type="dxa"/>
            <w:vAlign w:val="center"/>
          </w:tcPr>
          <w:p w14:paraId="32AC4452" w14:textId="25637F3E" w:rsidR="00C45075" w:rsidRPr="00791B53" w:rsidRDefault="00C45075" w:rsidP="00C45075">
            <w:pPr>
              <w:outlineLvl w:val="3"/>
              <w:rPr>
                <w:rFonts w:ascii="Times New Roman" w:eastAsia="宋体" w:hAnsi="Times New Roman"/>
              </w:rPr>
            </w:pPr>
            <w:r w:rsidRPr="00791B53">
              <w:rPr>
                <w:rFonts w:ascii="Times New Roman" w:eastAsia="宋体" w:hAnsi="Times New Roman"/>
              </w:rPr>
              <w:t>Region</w:t>
            </w:r>
          </w:p>
        </w:tc>
        <w:tc>
          <w:tcPr>
            <w:tcW w:w="1843" w:type="dxa"/>
            <w:vAlign w:val="center"/>
          </w:tcPr>
          <w:p w14:paraId="15C5C8F2" w14:textId="751545F0" w:rsidR="00C45075" w:rsidRPr="00791B53" w:rsidRDefault="00C45075" w:rsidP="00C45075">
            <w:pPr>
              <w:outlineLvl w:val="3"/>
              <w:rPr>
                <w:rFonts w:ascii="Times New Roman" w:eastAsia="宋体" w:hAnsi="Times New Roman"/>
              </w:rPr>
            </w:pPr>
            <w:r w:rsidRPr="00791B53">
              <w:rPr>
                <w:rFonts w:ascii="Times New Roman" w:eastAsia="宋体" w:hAnsi="Times New Roman"/>
              </w:rPr>
              <w:t>string</w:t>
            </w:r>
          </w:p>
        </w:tc>
        <w:tc>
          <w:tcPr>
            <w:tcW w:w="4111" w:type="dxa"/>
            <w:vAlign w:val="center"/>
          </w:tcPr>
          <w:p w14:paraId="5FBAA682" w14:textId="3286B295" w:rsidR="00C45075" w:rsidRPr="00791B53" w:rsidRDefault="00C45075" w:rsidP="00C45075">
            <w:pPr>
              <w:outlineLvl w:val="3"/>
              <w:rPr>
                <w:rFonts w:ascii="Times New Roman" w:eastAsia="宋体" w:hAnsi="Times New Roman"/>
              </w:rPr>
            </w:pPr>
            <w:r w:rsidRPr="00791B53">
              <w:rPr>
                <w:rFonts w:ascii="Times New Roman" w:eastAsia="宋体" w:hAnsi="Times New Roman"/>
              </w:rPr>
              <w:t>“Hong Kong”</w:t>
            </w:r>
          </w:p>
        </w:tc>
      </w:tr>
      <w:tr w:rsidR="00C45075" w:rsidRPr="00791B53" w14:paraId="5C40484D" w14:textId="77777777" w:rsidTr="00AC3A65">
        <w:trPr>
          <w:cantSplit/>
        </w:trPr>
        <w:tc>
          <w:tcPr>
            <w:tcW w:w="2263" w:type="dxa"/>
            <w:vAlign w:val="center"/>
          </w:tcPr>
          <w:p w14:paraId="4A163BD1" w14:textId="4C28EEEA" w:rsidR="00C45075" w:rsidRPr="00791B53" w:rsidRDefault="00C45075" w:rsidP="00C45075">
            <w:pPr>
              <w:outlineLvl w:val="3"/>
              <w:rPr>
                <w:rFonts w:ascii="Times New Roman" w:eastAsia="宋体" w:hAnsi="Times New Roman"/>
              </w:rPr>
            </w:pPr>
            <w:r w:rsidRPr="00791B53">
              <w:rPr>
                <w:rFonts w:ascii="Times New Roman" w:eastAsia="宋体" w:hAnsi="Times New Roman"/>
              </w:rPr>
              <w:t>School</w:t>
            </w:r>
          </w:p>
        </w:tc>
        <w:tc>
          <w:tcPr>
            <w:tcW w:w="1843" w:type="dxa"/>
            <w:vAlign w:val="center"/>
          </w:tcPr>
          <w:p w14:paraId="52019764" w14:textId="5962620B" w:rsidR="00C45075" w:rsidRPr="00791B53" w:rsidRDefault="00C45075" w:rsidP="00C45075">
            <w:pPr>
              <w:outlineLvl w:val="3"/>
              <w:rPr>
                <w:rFonts w:ascii="Times New Roman" w:eastAsia="宋体" w:hAnsi="Times New Roman"/>
              </w:rPr>
            </w:pPr>
            <w:r w:rsidRPr="00791B53">
              <w:rPr>
                <w:rFonts w:ascii="Times New Roman" w:eastAsia="宋体" w:hAnsi="Times New Roman"/>
              </w:rPr>
              <w:t>string</w:t>
            </w:r>
          </w:p>
        </w:tc>
        <w:tc>
          <w:tcPr>
            <w:tcW w:w="4111" w:type="dxa"/>
            <w:vAlign w:val="center"/>
          </w:tcPr>
          <w:p w14:paraId="2219C8B2" w14:textId="76A26A35" w:rsidR="00C45075" w:rsidRPr="00791B53" w:rsidRDefault="00C45075" w:rsidP="00C45075">
            <w:pPr>
              <w:outlineLvl w:val="3"/>
              <w:rPr>
                <w:rFonts w:ascii="Times New Roman" w:eastAsia="宋体" w:hAnsi="Times New Roman"/>
              </w:rPr>
            </w:pPr>
            <w:r w:rsidRPr="00791B53">
              <w:rPr>
                <w:rFonts w:ascii="Times New Roman" w:eastAsia="宋体" w:hAnsi="Times New Roman"/>
              </w:rPr>
              <w:t>null</w:t>
            </w:r>
          </w:p>
        </w:tc>
      </w:tr>
      <w:tr w:rsidR="00C45075" w:rsidRPr="00791B53" w14:paraId="1D7214DD" w14:textId="77777777" w:rsidTr="00AC3A65">
        <w:trPr>
          <w:cantSplit/>
        </w:trPr>
        <w:tc>
          <w:tcPr>
            <w:tcW w:w="2263" w:type="dxa"/>
            <w:vAlign w:val="center"/>
          </w:tcPr>
          <w:p w14:paraId="2922A91C" w14:textId="2E583470" w:rsidR="00C45075" w:rsidRPr="00791B53" w:rsidRDefault="00C45075" w:rsidP="00C45075">
            <w:pPr>
              <w:outlineLvl w:val="3"/>
              <w:rPr>
                <w:rFonts w:ascii="Times New Roman" w:eastAsia="宋体" w:hAnsi="Times New Roman"/>
              </w:rPr>
            </w:pPr>
            <w:r w:rsidRPr="00791B53">
              <w:rPr>
                <w:rFonts w:ascii="Times New Roman" w:eastAsia="宋体" w:hAnsi="Times New Roman"/>
              </w:rPr>
              <w:t>PhoneNumber</w:t>
            </w:r>
          </w:p>
        </w:tc>
        <w:tc>
          <w:tcPr>
            <w:tcW w:w="1843" w:type="dxa"/>
            <w:vAlign w:val="center"/>
          </w:tcPr>
          <w:p w14:paraId="31BE69AB" w14:textId="08E06A82" w:rsidR="00C45075" w:rsidRPr="00791B53" w:rsidRDefault="00C45075" w:rsidP="00C45075">
            <w:pPr>
              <w:outlineLvl w:val="3"/>
              <w:rPr>
                <w:rFonts w:ascii="Times New Roman" w:eastAsia="宋体" w:hAnsi="Times New Roman"/>
              </w:rPr>
            </w:pPr>
            <w:r w:rsidRPr="00791B53">
              <w:rPr>
                <w:rFonts w:ascii="Times New Roman" w:eastAsia="宋体" w:hAnsi="Times New Roman"/>
              </w:rPr>
              <w:t>Int</w:t>
            </w:r>
          </w:p>
        </w:tc>
        <w:tc>
          <w:tcPr>
            <w:tcW w:w="4111" w:type="dxa"/>
            <w:vAlign w:val="center"/>
          </w:tcPr>
          <w:p w14:paraId="70E89E6F" w14:textId="4FD16A04" w:rsidR="00C45075" w:rsidRPr="00791B53" w:rsidRDefault="00C45075" w:rsidP="00C45075">
            <w:pPr>
              <w:outlineLvl w:val="3"/>
              <w:rPr>
                <w:rFonts w:ascii="Times New Roman" w:eastAsia="宋体" w:hAnsi="Times New Roman"/>
              </w:rPr>
            </w:pPr>
            <w:r w:rsidRPr="00791B53">
              <w:rPr>
                <w:rFonts w:ascii="Times New Roman" w:eastAsia="宋体" w:hAnsi="Times New Roman"/>
              </w:rPr>
              <w:t>null</w:t>
            </w:r>
          </w:p>
        </w:tc>
      </w:tr>
      <w:tr w:rsidR="00C45075" w:rsidRPr="00791B53" w14:paraId="1273E15C" w14:textId="77777777" w:rsidTr="00AC3A65">
        <w:trPr>
          <w:cantSplit/>
        </w:trPr>
        <w:tc>
          <w:tcPr>
            <w:tcW w:w="2263" w:type="dxa"/>
            <w:vAlign w:val="center"/>
          </w:tcPr>
          <w:p w14:paraId="1486C4DC" w14:textId="2462AB16" w:rsidR="00C45075" w:rsidRPr="00791B53" w:rsidRDefault="00C45075" w:rsidP="00C45075">
            <w:pPr>
              <w:outlineLvl w:val="3"/>
              <w:rPr>
                <w:rFonts w:ascii="Times New Roman" w:eastAsia="宋体" w:hAnsi="Times New Roman"/>
              </w:rPr>
            </w:pPr>
            <w:r w:rsidRPr="00791B53">
              <w:rPr>
                <w:rFonts w:ascii="Times New Roman" w:eastAsia="宋体" w:hAnsi="Times New Roman"/>
              </w:rPr>
              <w:t>HeadPortrait</w:t>
            </w:r>
          </w:p>
        </w:tc>
        <w:tc>
          <w:tcPr>
            <w:tcW w:w="1843" w:type="dxa"/>
            <w:vAlign w:val="center"/>
          </w:tcPr>
          <w:p w14:paraId="113AD823" w14:textId="784A24C2" w:rsidR="00C45075" w:rsidRPr="00791B53" w:rsidRDefault="00C45075" w:rsidP="00C45075">
            <w:pPr>
              <w:outlineLvl w:val="3"/>
              <w:rPr>
                <w:rFonts w:ascii="Times New Roman" w:eastAsia="宋体" w:hAnsi="Times New Roman"/>
              </w:rPr>
            </w:pPr>
            <w:r w:rsidRPr="00791B53">
              <w:rPr>
                <w:rFonts w:ascii="Times New Roman" w:eastAsia="宋体" w:hAnsi="Times New Roman"/>
              </w:rPr>
              <w:t>base64 string</w:t>
            </w:r>
          </w:p>
        </w:tc>
        <w:tc>
          <w:tcPr>
            <w:tcW w:w="4111" w:type="dxa"/>
            <w:vAlign w:val="center"/>
          </w:tcPr>
          <w:p w14:paraId="19826147" w14:textId="2FDCF18C" w:rsidR="00C45075" w:rsidRPr="00791B53" w:rsidRDefault="00C45075" w:rsidP="00C45075">
            <w:pPr>
              <w:outlineLvl w:val="3"/>
              <w:rPr>
                <w:rFonts w:ascii="Times New Roman" w:eastAsia="宋体" w:hAnsi="Times New Roman"/>
              </w:rPr>
            </w:pPr>
            <w:r w:rsidRPr="00791B53">
              <w:rPr>
                <w:rFonts w:ascii="Times New Roman" w:eastAsia="宋体" w:hAnsi="Times New Roman"/>
              </w:rPr>
              <w:t>null</w:t>
            </w:r>
          </w:p>
        </w:tc>
      </w:tr>
      <w:tr w:rsidR="00C45075" w:rsidRPr="00791B53" w14:paraId="2649E531" w14:textId="77777777" w:rsidTr="00AC3A65">
        <w:trPr>
          <w:cantSplit/>
        </w:trPr>
        <w:tc>
          <w:tcPr>
            <w:tcW w:w="2263" w:type="dxa"/>
            <w:vAlign w:val="center"/>
          </w:tcPr>
          <w:p w14:paraId="337E275B" w14:textId="311382F7" w:rsidR="00C45075" w:rsidRPr="00791B53" w:rsidRDefault="00C45075" w:rsidP="00C45075">
            <w:pPr>
              <w:outlineLvl w:val="3"/>
              <w:rPr>
                <w:rFonts w:ascii="Times New Roman" w:eastAsia="宋体" w:hAnsi="Times New Roman"/>
              </w:rPr>
            </w:pPr>
            <w:r w:rsidRPr="00791B53">
              <w:rPr>
                <w:rFonts w:ascii="Times New Roman" w:eastAsia="宋体" w:hAnsi="Times New Roman"/>
              </w:rPr>
              <w:t>FavoriteFields</w:t>
            </w:r>
          </w:p>
        </w:tc>
        <w:tc>
          <w:tcPr>
            <w:tcW w:w="1843" w:type="dxa"/>
            <w:vAlign w:val="center"/>
          </w:tcPr>
          <w:p w14:paraId="09B89C70" w14:textId="75ADA10B" w:rsidR="00C45075" w:rsidRPr="00791B53" w:rsidRDefault="00C45075" w:rsidP="00C45075">
            <w:pPr>
              <w:outlineLvl w:val="3"/>
              <w:rPr>
                <w:rFonts w:ascii="Times New Roman" w:eastAsia="宋体" w:hAnsi="Times New Roman"/>
              </w:rPr>
            </w:pPr>
            <w:r w:rsidRPr="00791B53">
              <w:rPr>
                <w:rFonts w:ascii="Times New Roman" w:eastAsia="宋体" w:hAnsi="Times New Roman"/>
              </w:rPr>
              <w:t>List of strings</w:t>
            </w:r>
          </w:p>
        </w:tc>
        <w:tc>
          <w:tcPr>
            <w:tcW w:w="4111" w:type="dxa"/>
            <w:vAlign w:val="center"/>
          </w:tcPr>
          <w:p w14:paraId="0A562804" w14:textId="52538798" w:rsidR="00C45075" w:rsidRPr="00791B53" w:rsidRDefault="00E83DD9" w:rsidP="00C45075">
            <w:pPr>
              <w:outlineLvl w:val="3"/>
              <w:rPr>
                <w:rFonts w:ascii="Times New Roman" w:eastAsia="宋体" w:hAnsi="Times New Roman"/>
              </w:rPr>
            </w:pPr>
            <w:r w:rsidRPr="00791B53">
              <w:rPr>
                <w:rFonts w:ascii="Times New Roman" w:eastAsia="宋体" w:hAnsi="Times New Roman"/>
              </w:rPr>
              <w:t>Only required for</w:t>
            </w:r>
            <w:r w:rsidR="00FD1F2D" w:rsidRPr="00791B53">
              <w:rPr>
                <w:rFonts w:ascii="Times New Roman" w:eastAsia="宋体" w:hAnsi="Times New Roman"/>
              </w:rPr>
              <w:t xml:space="preserve"> </w:t>
            </w:r>
            <w:r w:rsidR="00DF6424" w:rsidRPr="00791B53">
              <w:rPr>
                <w:rFonts w:ascii="Times New Roman" w:eastAsia="宋体" w:hAnsi="Times New Roman"/>
              </w:rPr>
              <w:t xml:space="preserve">the </w:t>
            </w:r>
            <w:r w:rsidR="00FD1F2D" w:rsidRPr="00791B53">
              <w:rPr>
                <w:rFonts w:ascii="Times New Roman" w:eastAsia="宋体" w:hAnsi="Times New Roman"/>
              </w:rPr>
              <w:t>request</w:t>
            </w:r>
            <w:r w:rsidRPr="00791B53">
              <w:rPr>
                <w:rFonts w:ascii="Times New Roman" w:eastAsia="宋体" w:hAnsi="Times New Roman"/>
              </w:rPr>
              <w:t xml:space="preserve">, null for </w:t>
            </w:r>
            <w:r w:rsidR="00FD1F2D" w:rsidRPr="00791B53">
              <w:rPr>
                <w:rFonts w:ascii="Times New Roman" w:eastAsia="宋体" w:hAnsi="Times New Roman"/>
              </w:rPr>
              <w:t>respond</w:t>
            </w:r>
          </w:p>
        </w:tc>
      </w:tr>
    </w:tbl>
    <w:p w14:paraId="1ED18757" w14:textId="77777777" w:rsidR="00481FB4" w:rsidRPr="00791B53" w:rsidRDefault="00481FB4" w:rsidP="00897900">
      <w:pPr>
        <w:shd w:val="clear" w:color="auto" w:fill="FFFFFF"/>
        <w:outlineLvl w:val="3"/>
        <w:rPr>
          <w:rFonts w:ascii="Times New Roman" w:eastAsia="宋体" w:hAnsi="Times New Roman"/>
          <w:b/>
          <w:bCs/>
          <w:color w:val="8EAADB" w:themeColor="accent1" w:themeTint="99"/>
          <w:sz w:val="28"/>
          <w:szCs w:val="28"/>
        </w:rPr>
      </w:pPr>
    </w:p>
    <w:p w14:paraId="3EEDECAE" w14:textId="4C1DABF6" w:rsidR="00ED7ED1" w:rsidRPr="00791B53" w:rsidRDefault="00ED7ED1" w:rsidP="00897900">
      <w:pPr>
        <w:shd w:val="clear" w:color="auto" w:fill="FFFFFF"/>
        <w:outlineLvl w:val="3"/>
        <w:rPr>
          <w:rFonts w:ascii="Times New Roman" w:eastAsia="宋体" w:hAnsi="Times New Roman"/>
          <w:b/>
          <w:bCs/>
          <w:color w:val="8EAADB" w:themeColor="accent1" w:themeTint="99"/>
          <w:sz w:val="28"/>
          <w:szCs w:val="28"/>
        </w:rPr>
      </w:pPr>
      <w:r w:rsidRPr="00791B53">
        <w:rPr>
          <w:rFonts w:ascii="Times New Roman" w:eastAsia="宋体" w:hAnsi="Times New Roman"/>
          <w:b/>
          <w:bCs/>
          <w:color w:val="8EAADB" w:themeColor="accent1" w:themeTint="99"/>
          <w:sz w:val="28"/>
          <w:szCs w:val="28"/>
        </w:rPr>
        <w:t xml:space="preserve">Data class </w:t>
      </w:r>
      <w:r w:rsidR="007D5987" w:rsidRPr="00791B53">
        <w:rPr>
          <w:rFonts w:ascii="Times New Roman" w:eastAsia="宋体" w:hAnsi="Times New Roman"/>
          <w:b/>
          <w:bCs/>
          <w:color w:val="8EAADB" w:themeColor="accent1" w:themeTint="99"/>
          <w:sz w:val="28"/>
          <w:szCs w:val="28"/>
        </w:rPr>
        <w:t>Message</w:t>
      </w:r>
    </w:p>
    <w:tbl>
      <w:tblPr>
        <w:tblStyle w:val="a4"/>
        <w:tblW w:w="0" w:type="auto"/>
        <w:tblLook w:val="04A0" w:firstRow="1" w:lastRow="0" w:firstColumn="1" w:lastColumn="0" w:noHBand="0" w:noVBand="1"/>
      </w:tblPr>
      <w:tblGrid>
        <w:gridCol w:w="1942"/>
        <w:gridCol w:w="1881"/>
        <w:gridCol w:w="4394"/>
      </w:tblGrid>
      <w:tr w:rsidR="00966C68" w:rsidRPr="00791B53" w14:paraId="2D636058" w14:textId="77777777" w:rsidTr="001226F0">
        <w:tc>
          <w:tcPr>
            <w:tcW w:w="1942" w:type="dxa"/>
            <w:vAlign w:val="center"/>
          </w:tcPr>
          <w:p w14:paraId="4FB36E10" w14:textId="77777777" w:rsidR="00966C68" w:rsidRPr="00791B53" w:rsidRDefault="00966C68" w:rsidP="00615DD2">
            <w:pPr>
              <w:outlineLvl w:val="3"/>
              <w:rPr>
                <w:rFonts w:ascii="Times New Roman" w:eastAsia="宋体" w:hAnsi="Times New Roman"/>
                <w:b/>
                <w:bCs/>
              </w:rPr>
            </w:pPr>
            <w:r w:rsidRPr="00791B53">
              <w:rPr>
                <w:rFonts w:ascii="Times New Roman" w:eastAsia="宋体" w:hAnsi="Times New Roman"/>
                <w:b/>
                <w:bCs/>
              </w:rPr>
              <w:t>Field</w:t>
            </w:r>
          </w:p>
        </w:tc>
        <w:tc>
          <w:tcPr>
            <w:tcW w:w="1881" w:type="dxa"/>
            <w:vAlign w:val="center"/>
          </w:tcPr>
          <w:p w14:paraId="31924D7B" w14:textId="77777777" w:rsidR="00966C68" w:rsidRPr="00791B53" w:rsidRDefault="00966C68" w:rsidP="00615DD2">
            <w:pPr>
              <w:outlineLvl w:val="3"/>
              <w:rPr>
                <w:rFonts w:ascii="Times New Roman" w:eastAsia="宋体" w:hAnsi="Times New Roman"/>
                <w:b/>
                <w:bCs/>
              </w:rPr>
            </w:pPr>
            <w:r w:rsidRPr="00791B53">
              <w:rPr>
                <w:rFonts w:ascii="Times New Roman" w:eastAsia="宋体" w:hAnsi="Times New Roman"/>
                <w:b/>
                <w:bCs/>
              </w:rPr>
              <w:t>Format</w:t>
            </w:r>
          </w:p>
        </w:tc>
        <w:tc>
          <w:tcPr>
            <w:tcW w:w="4394" w:type="dxa"/>
            <w:vAlign w:val="center"/>
          </w:tcPr>
          <w:p w14:paraId="54B33037" w14:textId="5CD71C5E" w:rsidR="00966C68" w:rsidRPr="00791B53" w:rsidRDefault="00AC4019" w:rsidP="00615DD2">
            <w:pPr>
              <w:outlineLvl w:val="3"/>
              <w:rPr>
                <w:rFonts w:ascii="Times New Roman" w:eastAsia="宋体" w:hAnsi="Times New Roman"/>
                <w:b/>
                <w:bCs/>
              </w:rPr>
            </w:pPr>
            <w:r w:rsidRPr="00791B53">
              <w:rPr>
                <w:rFonts w:ascii="Times New Roman" w:hAnsi="Times New Roman"/>
                <w:b/>
                <w:bCs/>
              </w:rPr>
              <w:t>Default value</w:t>
            </w:r>
          </w:p>
        </w:tc>
      </w:tr>
      <w:tr w:rsidR="00966C68" w:rsidRPr="00791B53" w14:paraId="73AA2492" w14:textId="77777777" w:rsidTr="001226F0">
        <w:tc>
          <w:tcPr>
            <w:tcW w:w="1942" w:type="dxa"/>
            <w:vAlign w:val="center"/>
          </w:tcPr>
          <w:p w14:paraId="17A32A4E" w14:textId="0EE12F2A" w:rsidR="00966C68" w:rsidRPr="00791B53" w:rsidRDefault="00FC5BA7" w:rsidP="00615DD2">
            <w:pPr>
              <w:outlineLvl w:val="3"/>
              <w:rPr>
                <w:rFonts w:ascii="Times New Roman" w:eastAsia="宋体" w:hAnsi="Times New Roman"/>
              </w:rPr>
            </w:pPr>
            <w:r w:rsidRPr="00791B53">
              <w:rPr>
                <w:rFonts w:ascii="Times New Roman" w:eastAsia="宋体" w:hAnsi="Times New Roman"/>
              </w:rPr>
              <w:t>Sender</w:t>
            </w:r>
          </w:p>
        </w:tc>
        <w:tc>
          <w:tcPr>
            <w:tcW w:w="1881" w:type="dxa"/>
            <w:vAlign w:val="center"/>
          </w:tcPr>
          <w:p w14:paraId="699AC1D5" w14:textId="77777777" w:rsidR="00966C68" w:rsidRPr="00791B53" w:rsidRDefault="00966C68" w:rsidP="00615DD2">
            <w:pPr>
              <w:outlineLvl w:val="3"/>
              <w:rPr>
                <w:rFonts w:ascii="Times New Roman" w:eastAsia="宋体" w:hAnsi="Times New Roman"/>
              </w:rPr>
            </w:pPr>
            <w:r w:rsidRPr="00791B53">
              <w:rPr>
                <w:rFonts w:ascii="Times New Roman" w:eastAsia="宋体" w:hAnsi="Times New Roman"/>
              </w:rPr>
              <w:t>EmailAddress</w:t>
            </w:r>
          </w:p>
        </w:tc>
        <w:tc>
          <w:tcPr>
            <w:tcW w:w="4394" w:type="dxa"/>
            <w:vAlign w:val="center"/>
          </w:tcPr>
          <w:p w14:paraId="710AFDDD" w14:textId="44B56798" w:rsidR="00966C68" w:rsidRPr="00791B53" w:rsidRDefault="00DE1C40" w:rsidP="00615DD2">
            <w:pPr>
              <w:outlineLvl w:val="3"/>
              <w:rPr>
                <w:rFonts w:ascii="Times New Roman" w:eastAsia="宋体" w:hAnsi="Times New Roman"/>
              </w:rPr>
            </w:pPr>
            <w:r w:rsidRPr="00791B53">
              <w:rPr>
                <w:rFonts w:ascii="Times New Roman" w:eastAsia="宋体" w:hAnsi="Times New Roman"/>
              </w:rPr>
              <w:t>required</w:t>
            </w:r>
          </w:p>
        </w:tc>
      </w:tr>
      <w:tr w:rsidR="00966C68" w:rsidRPr="00791B53" w14:paraId="103B27F1" w14:textId="77777777" w:rsidTr="001226F0">
        <w:tc>
          <w:tcPr>
            <w:tcW w:w="1942" w:type="dxa"/>
            <w:vAlign w:val="center"/>
          </w:tcPr>
          <w:p w14:paraId="6149E162" w14:textId="6465D17F" w:rsidR="00966C68" w:rsidRPr="00791B53" w:rsidRDefault="00137F57" w:rsidP="00615DD2">
            <w:pPr>
              <w:outlineLvl w:val="3"/>
              <w:rPr>
                <w:rFonts w:ascii="Times New Roman" w:eastAsia="宋体" w:hAnsi="Times New Roman"/>
              </w:rPr>
            </w:pPr>
            <w:r w:rsidRPr="00791B53">
              <w:rPr>
                <w:rFonts w:ascii="Times New Roman" w:eastAsia="宋体" w:hAnsi="Times New Roman"/>
              </w:rPr>
              <w:t>Receiver</w:t>
            </w:r>
          </w:p>
        </w:tc>
        <w:tc>
          <w:tcPr>
            <w:tcW w:w="1881" w:type="dxa"/>
            <w:vAlign w:val="center"/>
          </w:tcPr>
          <w:p w14:paraId="6A585F9D" w14:textId="77777777" w:rsidR="00966C68" w:rsidRPr="00791B53" w:rsidRDefault="00966C68" w:rsidP="00615DD2">
            <w:pPr>
              <w:outlineLvl w:val="3"/>
              <w:rPr>
                <w:rFonts w:ascii="Times New Roman" w:eastAsia="宋体" w:hAnsi="Times New Roman"/>
              </w:rPr>
            </w:pPr>
            <w:r w:rsidRPr="00791B53">
              <w:rPr>
                <w:rFonts w:ascii="Times New Roman" w:eastAsia="宋体" w:hAnsi="Times New Roman"/>
              </w:rPr>
              <w:t>EmailAddress</w:t>
            </w:r>
          </w:p>
        </w:tc>
        <w:tc>
          <w:tcPr>
            <w:tcW w:w="4394" w:type="dxa"/>
            <w:vAlign w:val="center"/>
          </w:tcPr>
          <w:p w14:paraId="5B590345" w14:textId="4C1F40A2" w:rsidR="00966C68" w:rsidRPr="00791B53" w:rsidRDefault="00343381" w:rsidP="00615DD2">
            <w:pPr>
              <w:outlineLvl w:val="3"/>
              <w:rPr>
                <w:rFonts w:ascii="Times New Roman" w:eastAsia="宋体" w:hAnsi="Times New Roman"/>
              </w:rPr>
            </w:pPr>
            <w:r w:rsidRPr="00791B53">
              <w:rPr>
                <w:rFonts w:ascii="Times New Roman" w:eastAsia="宋体" w:hAnsi="Times New Roman"/>
              </w:rPr>
              <w:t xml:space="preserve">Only required </w:t>
            </w:r>
            <w:r w:rsidR="004A7A8E" w:rsidRPr="00791B53">
              <w:rPr>
                <w:rFonts w:ascii="Times New Roman" w:eastAsia="宋体" w:hAnsi="Times New Roman"/>
              </w:rPr>
              <w:t>for</w:t>
            </w:r>
            <w:r w:rsidRPr="00791B53">
              <w:rPr>
                <w:rFonts w:ascii="Times New Roman" w:eastAsia="宋体" w:hAnsi="Times New Roman"/>
              </w:rPr>
              <w:t xml:space="preserve"> </w:t>
            </w:r>
            <w:r w:rsidR="00DF6424" w:rsidRPr="00791B53">
              <w:rPr>
                <w:rFonts w:ascii="Times New Roman" w:eastAsia="宋体" w:hAnsi="Times New Roman"/>
              </w:rPr>
              <w:t xml:space="preserve">the </w:t>
            </w:r>
            <w:r w:rsidRPr="00791B53">
              <w:rPr>
                <w:rFonts w:ascii="Times New Roman" w:eastAsia="宋体" w:hAnsi="Times New Roman"/>
              </w:rPr>
              <w:t>request, null for respond</w:t>
            </w:r>
          </w:p>
        </w:tc>
      </w:tr>
      <w:tr w:rsidR="00966C68" w:rsidRPr="00791B53" w14:paraId="7453E7D0" w14:textId="77777777" w:rsidTr="001226F0">
        <w:tc>
          <w:tcPr>
            <w:tcW w:w="1942" w:type="dxa"/>
            <w:vAlign w:val="center"/>
          </w:tcPr>
          <w:p w14:paraId="4877F3EF" w14:textId="7304CB33" w:rsidR="00966C68" w:rsidRPr="00791B53" w:rsidRDefault="00472A89" w:rsidP="00615DD2">
            <w:pPr>
              <w:outlineLvl w:val="3"/>
              <w:rPr>
                <w:rFonts w:ascii="Times New Roman" w:eastAsia="宋体" w:hAnsi="Times New Roman"/>
              </w:rPr>
            </w:pPr>
            <w:r w:rsidRPr="00791B53">
              <w:rPr>
                <w:rFonts w:ascii="Times New Roman" w:eastAsia="宋体" w:hAnsi="Times New Roman"/>
              </w:rPr>
              <w:t>Content</w:t>
            </w:r>
          </w:p>
        </w:tc>
        <w:tc>
          <w:tcPr>
            <w:tcW w:w="1881" w:type="dxa"/>
            <w:vAlign w:val="center"/>
          </w:tcPr>
          <w:p w14:paraId="3CD603AF" w14:textId="51064DE5" w:rsidR="00966C68" w:rsidRPr="00791B53" w:rsidRDefault="00966C68" w:rsidP="00615DD2">
            <w:pPr>
              <w:outlineLvl w:val="3"/>
              <w:rPr>
                <w:rFonts w:ascii="Times New Roman" w:eastAsia="宋体" w:hAnsi="Times New Roman"/>
              </w:rPr>
            </w:pPr>
            <w:r w:rsidRPr="00791B53">
              <w:rPr>
                <w:rFonts w:ascii="Times New Roman" w:eastAsia="宋体" w:hAnsi="Times New Roman"/>
              </w:rPr>
              <w:t xml:space="preserve">list of </w:t>
            </w:r>
            <w:r w:rsidR="00787292" w:rsidRPr="00791B53">
              <w:rPr>
                <w:rFonts w:ascii="Times New Roman" w:eastAsia="宋体" w:hAnsi="Times New Roman"/>
              </w:rPr>
              <w:t>Content</w:t>
            </w:r>
          </w:p>
        </w:tc>
        <w:tc>
          <w:tcPr>
            <w:tcW w:w="4394" w:type="dxa"/>
            <w:vAlign w:val="center"/>
          </w:tcPr>
          <w:p w14:paraId="79582949" w14:textId="0E5171D2" w:rsidR="00966C68" w:rsidRPr="00791B53" w:rsidRDefault="00596583" w:rsidP="00615DD2">
            <w:pPr>
              <w:outlineLvl w:val="3"/>
              <w:rPr>
                <w:rFonts w:ascii="Times New Roman" w:eastAsia="宋体" w:hAnsi="Times New Roman"/>
              </w:rPr>
            </w:pPr>
            <w:r w:rsidRPr="00791B53">
              <w:rPr>
                <w:rFonts w:ascii="Times New Roman" w:eastAsia="宋体" w:hAnsi="Times New Roman"/>
              </w:rPr>
              <w:t>required</w:t>
            </w:r>
          </w:p>
        </w:tc>
      </w:tr>
    </w:tbl>
    <w:p w14:paraId="359C7C74" w14:textId="77777777" w:rsidR="00897900" w:rsidRPr="00791B53" w:rsidRDefault="00897900" w:rsidP="00315AB8">
      <w:pPr>
        <w:shd w:val="clear" w:color="auto" w:fill="FFFFFF"/>
        <w:outlineLvl w:val="3"/>
        <w:rPr>
          <w:rFonts w:ascii="Times New Roman" w:eastAsia="宋体" w:hAnsi="Times New Roman"/>
          <w:b/>
          <w:bCs/>
          <w:color w:val="2A2B2E"/>
          <w:sz w:val="36"/>
          <w:szCs w:val="36"/>
        </w:rPr>
      </w:pPr>
    </w:p>
    <w:p w14:paraId="42AC35EF" w14:textId="295AE38C" w:rsidR="007505AB" w:rsidRPr="00791B53" w:rsidRDefault="007505AB" w:rsidP="007505AB">
      <w:pPr>
        <w:shd w:val="clear" w:color="auto" w:fill="FFFFFF"/>
        <w:outlineLvl w:val="3"/>
        <w:rPr>
          <w:rFonts w:ascii="Times New Roman" w:eastAsia="宋体" w:hAnsi="Times New Roman"/>
          <w:b/>
          <w:bCs/>
          <w:color w:val="8EAADB" w:themeColor="accent1" w:themeTint="99"/>
          <w:sz w:val="28"/>
          <w:szCs w:val="28"/>
        </w:rPr>
      </w:pPr>
      <w:r w:rsidRPr="00791B53">
        <w:rPr>
          <w:rFonts w:ascii="Times New Roman" w:eastAsia="宋体" w:hAnsi="Times New Roman"/>
          <w:b/>
          <w:bCs/>
          <w:color w:val="8EAADB" w:themeColor="accent1" w:themeTint="99"/>
          <w:sz w:val="28"/>
          <w:szCs w:val="28"/>
        </w:rPr>
        <w:t xml:space="preserve">Data class </w:t>
      </w:r>
      <w:r w:rsidR="007D5987" w:rsidRPr="00791B53">
        <w:rPr>
          <w:rFonts w:ascii="Times New Roman" w:eastAsia="宋体" w:hAnsi="Times New Roman"/>
          <w:b/>
          <w:bCs/>
          <w:color w:val="8EAADB" w:themeColor="accent1" w:themeTint="99"/>
          <w:sz w:val="28"/>
          <w:szCs w:val="28"/>
        </w:rPr>
        <w:t>Content</w:t>
      </w:r>
    </w:p>
    <w:tbl>
      <w:tblPr>
        <w:tblStyle w:val="a4"/>
        <w:tblW w:w="0" w:type="auto"/>
        <w:tblLook w:val="04A0" w:firstRow="1" w:lastRow="0" w:firstColumn="1" w:lastColumn="0" w:noHBand="0" w:noVBand="1"/>
      </w:tblPr>
      <w:tblGrid>
        <w:gridCol w:w="1942"/>
        <w:gridCol w:w="2164"/>
        <w:gridCol w:w="4111"/>
      </w:tblGrid>
      <w:tr w:rsidR="007505AB" w:rsidRPr="00791B53" w14:paraId="0BAA08C3" w14:textId="77777777" w:rsidTr="001226F0">
        <w:tc>
          <w:tcPr>
            <w:tcW w:w="1942" w:type="dxa"/>
            <w:vAlign w:val="center"/>
          </w:tcPr>
          <w:p w14:paraId="639DECB6" w14:textId="77777777" w:rsidR="007505AB" w:rsidRPr="00791B53" w:rsidRDefault="007505AB" w:rsidP="00615DD2">
            <w:pPr>
              <w:outlineLvl w:val="3"/>
              <w:rPr>
                <w:rFonts w:ascii="Times New Roman" w:eastAsia="宋体" w:hAnsi="Times New Roman"/>
                <w:b/>
                <w:bCs/>
              </w:rPr>
            </w:pPr>
            <w:r w:rsidRPr="00791B53">
              <w:rPr>
                <w:rFonts w:ascii="Times New Roman" w:eastAsia="宋体" w:hAnsi="Times New Roman"/>
                <w:b/>
                <w:bCs/>
              </w:rPr>
              <w:t>Field</w:t>
            </w:r>
          </w:p>
        </w:tc>
        <w:tc>
          <w:tcPr>
            <w:tcW w:w="2164" w:type="dxa"/>
            <w:vAlign w:val="center"/>
          </w:tcPr>
          <w:p w14:paraId="3C8EE89F" w14:textId="77777777" w:rsidR="007505AB" w:rsidRPr="00791B53" w:rsidRDefault="007505AB" w:rsidP="00615DD2">
            <w:pPr>
              <w:outlineLvl w:val="3"/>
              <w:rPr>
                <w:rFonts w:ascii="Times New Roman" w:eastAsia="宋体" w:hAnsi="Times New Roman"/>
                <w:b/>
                <w:bCs/>
              </w:rPr>
            </w:pPr>
            <w:r w:rsidRPr="00791B53">
              <w:rPr>
                <w:rFonts w:ascii="Times New Roman" w:eastAsia="宋体" w:hAnsi="Times New Roman"/>
                <w:b/>
                <w:bCs/>
              </w:rPr>
              <w:t>Format</w:t>
            </w:r>
          </w:p>
        </w:tc>
        <w:tc>
          <w:tcPr>
            <w:tcW w:w="4111" w:type="dxa"/>
            <w:vAlign w:val="center"/>
          </w:tcPr>
          <w:p w14:paraId="517EE1D2" w14:textId="1F290C29" w:rsidR="007505AB" w:rsidRPr="00791B53" w:rsidRDefault="00AC4019" w:rsidP="00615DD2">
            <w:pPr>
              <w:outlineLvl w:val="3"/>
              <w:rPr>
                <w:rFonts w:ascii="Times New Roman" w:eastAsia="宋体" w:hAnsi="Times New Roman"/>
                <w:b/>
                <w:bCs/>
              </w:rPr>
            </w:pPr>
            <w:r w:rsidRPr="00791B53">
              <w:rPr>
                <w:rFonts w:ascii="Times New Roman" w:hAnsi="Times New Roman"/>
                <w:b/>
                <w:bCs/>
              </w:rPr>
              <w:t>Default value</w:t>
            </w:r>
          </w:p>
        </w:tc>
      </w:tr>
      <w:tr w:rsidR="007505AB" w:rsidRPr="00791B53" w14:paraId="6B796D46" w14:textId="77777777" w:rsidTr="001226F0">
        <w:tc>
          <w:tcPr>
            <w:tcW w:w="1942" w:type="dxa"/>
          </w:tcPr>
          <w:p w14:paraId="151EE1A8" w14:textId="1DB6CDF8" w:rsidR="007505AB" w:rsidRPr="00791B53" w:rsidRDefault="00DD016E" w:rsidP="00615DD2">
            <w:pPr>
              <w:outlineLvl w:val="3"/>
              <w:rPr>
                <w:rFonts w:ascii="Times New Roman" w:eastAsia="宋体" w:hAnsi="Times New Roman"/>
              </w:rPr>
            </w:pPr>
            <w:r w:rsidRPr="00791B53">
              <w:rPr>
                <w:rFonts w:ascii="Times New Roman" w:eastAsia="宋体" w:hAnsi="Times New Roman"/>
              </w:rPr>
              <w:t>Text</w:t>
            </w:r>
          </w:p>
        </w:tc>
        <w:tc>
          <w:tcPr>
            <w:tcW w:w="2164" w:type="dxa"/>
          </w:tcPr>
          <w:p w14:paraId="5CC3A214" w14:textId="5C5089B1" w:rsidR="007505AB" w:rsidRPr="00791B53" w:rsidRDefault="00C66399" w:rsidP="00615DD2">
            <w:pPr>
              <w:outlineLvl w:val="3"/>
              <w:rPr>
                <w:rFonts w:ascii="Times New Roman" w:eastAsia="宋体" w:hAnsi="Times New Roman"/>
              </w:rPr>
            </w:pPr>
            <w:r w:rsidRPr="00791B53">
              <w:rPr>
                <w:rFonts w:ascii="Times New Roman" w:eastAsia="宋体" w:hAnsi="Times New Roman"/>
              </w:rPr>
              <w:t>string</w:t>
            </w:r>
          </w:p>
        </w:tc>
        <w:tc>
          <w:tcPr>
            <w:tcW w:w="4111" w:type="dxa"/>
          </w:tcPr>
          <w:p w14:paraId="582DAE02" w14:textId="6CA84CF5" w:rsidR="007505AB" w:rsidRPr="00791B53" w:rsidRDefault="00E15208" w:rsidP="00615DD2">
            <w:pPr>
              <w:outlineLvl w:val="3"/>
              <w:rPr>
                <w:rFonts w:ascii="Times New Roman" w:eastAsia="宋体" w:hAnsi="Times New Roman"/>
              </w:rPr>
            </w:pPr>
            <w:r w:rsidRPr="00791B53">
              <w:rPr>
                <w:rFonts w:ascii="Times New Roman" w:eastAsia="宋体" w:hAnsi="Times New Roman"/>
              </w:rPr>
              <w:t>null</w:t>
            </w:r>
          </w:p>
        </w:tc>
      </w:tr>
      <w:tr w:rsidR="007505AB" w:rsidRPr="00791B53" w14:paraId="59A93D41" w14:textId="77777777" w:rsidTr="001226F0">
        <w:tc>
          <w:tcPr>
            <w:tcW w:w="1942" w:type="dxa"/>
            <w:vAlign w:val="center"/>
          </w:tcPr>
          <w:p w14:paraId="2C61FB82" w14:textId="66B25735" w:rsidR="007505AB" w:rsidRPr="00791B53" w:rsidRDefault="00DD016E" w:rsidP="00615DD2">
            <w:pPr>
              <w:outlineLvl w:val="3"/>
              <w:rPr>
                <w:rFonts w:ascii="Times New Roman" w:eastAsia="宋体" w:hAnsi="Times New Roman"/>
              </w:rPr>
            </w:pPr>
            <w:r w:rsidRPr="00791B53">
              <w:rPr>
                <w:rFonts w:ascii="Times New Roman" w:eastAsia="宋体" w:hAnsi="Times New Roman"/>
              </w:rPr>
              <w:t>Image</w:t>
            </w:r>
          </w:p>
        </w:tc>
        <w:tc>
          <w:tcPr>
            <w:tcW w:w="2164" w:type="dxa"/>
            <w:vAlign w:val="center"/>
          </w:tcPr>
          <w:p w14:paraId="45FA856A" w14:textId="3F0A094C" w:rsidR="007505AB" w:rsidRPr="00791B53" w:rsidRDefault="0040579F" w:rsidP="00615DD2">
            <w:pPr>
              <w:outlineLvl w:val="3"/>
              <w:rPr>
                <w:rFonts w:ascii="Times New Roman" w:eastAsia="宋体" w:hAnsi="Times New Roman"/>
              </w:rPr>
            </w:pPr>
            <w:r w:rsidRPr="00791B53">
              <w:rPr>
                <w:rFonts w:ascii="Times New Roman" w:eastAsia="宋体" w:hAnsi="Times New Roman"/>
              </w:rPr>
              <w:t>Base64 string</w:t>
            </w:r>
          </w:p>
        </w:tc>
        <w:tc>
          <w:tcPr>
            <w:tcW w:w="4111" w:type="dxa"/>
            <w:vAlign w:val="center"/>
          </w:tcPr>
          <w:p w14:paraId="36DD0F85" w14:textId="24B17972" w:rsidR="007505AB" w:rsidRPr="00791B53" w:rsidRDefault="00881EBF" w:rsidP="00615DD2">
            <w:pPr>
              <w:outlineLvl w:val="3"/>
              <w:rPr>
                <w:rFonts w:ascii="Times New Roman" w:eastAsia="宋体" w:hAnsi="Times New Roman"/>
              </w:rPr>
            </w:pPr>
            <w:r w:rsidRPr="00791B53">
              <w:rPr>
                <w:rFonts w:ascii="Times New Roman" w:eastAsia="宋体" w:hAnsi="Times New Roman"/>
              </w:rPr>
              <w:t>null</w:t>
            </w:r>
          </w:p>
        </w:tc>
      </w:tr>
      <w:tr w:rsidR="00930C01" w:rsidRPr="00791B53" w14:paraId="5CE240AF" w14:textId="77777777" w:rsidTr="001226F0">
        <w:tc>
          <w:tcPr>
            <w:tcW w:w="1942" w:type="dxa"/>
            <w:vAlign w:val="center"/>
          </w:tcPr>
          <w:p w14:paraId="4C9FBB95" w14:textId="5A7C105B" w:rsidR="00930C01" w:rsidRPr="00791B53" w:rsidRDefault="00930C01" w:rsidP="00930C01">
            <w:pPr>
              <w:outlineLvl w:val="3"/>
              <w:rPr>
                <w:rFonts w:ascii="Times New Roman" w:eastAsia="宋体" w:hAnsi="Times New Roman"/>
              </w:rPr>
            </w:pPr>
            <w:r w:rsidRPr="00791B53">
              <w:rPr>
                <w:rFonts w:ascii="Times New Roman" w:eastAsia="宋体" w:hAnsi="Times New Roman"/>
              </w:rPr>
              <w:t>CreateTime</w:t>
            </w:r>
          </w:p>
        </w:tc>
        <w:tc>
          <w:tcPr>
            <w:tcW w:w="2164" w:type="dxa"/>
            <w:vAlign w:val="center"/>
          </w:tcPr>
          <w:p w14:paraId="26EC1C38" w14:textId="2ADB2625" w:rsidR="00930C01" w:rsidRPr="00791B53" w:rsidRDefault="00930C01" w:rsidP="00930C01">
            <w:pPr>
              <w:outlineLvl w:val="3"/>
              <w:rPr>
                <w:rFonts w:ascii="Times New Roman" w:eastAsia="宋体" w:hAnsi="Times New Roman"/>
              </w:rPr>
            </w:pPr>
            <w:r w:rsidRPr="00791B53">
              <w:rPr>
                <w:rFonts w:ascii="Times New Roman" w:eastAsia="宋体" w:hAnsi="Times New Roman"/>
              </w:rPr>
              <w:t>Date string</w:t>
            </w:r>
          </w:p>
        </w:tc>
        <w:tc>
          <w:tcPr>
            <w:tcW w:w="4111" w:type="dxa"/>
            <w:vAlign w:val="center"/>
          </w:tcPr>
          <w:p w14:paraId="4B03690F" w14:textId="1D8405B8" w:rsidR="00930C01" w:rsidRPr="00791B53" w:rsidRDefault="00930C01" w:rsidP="00930C01">
            <w:pPr>
              <w:outlineLvl w:val="3"/>
              <w:rPr>
                <w:rFonts w:ascii="Times New Roman" w:eastAsia="宋体" w:hAnsi="Times New Roman"/>
              </w:rPr>
            </w:pPr>
            <w:r w:rsidRPr="00791B53">
              <w:rPr>
                <w:rFonts w:ascii="Times New Roman" w:eastAsia="宋体" w:hAnsi="Times New Roman"/>
              </w:rPr>
              <w:t>Only required for respond, null for request</w:t>
            </w:r>
          </w:p>
        </w:tc>
      </w:tr>
    </w:tbl>
    <w:p w14:paraId="70412EC8" w14:textId="77777777" w:rsidR="008A25E4" w:rsidRPr="00791B53" w:rsidRDefault="008A25E4" w:rsidP="008A25E4">
      <w:pPr>
        <w:shd w:val="clear" w:color="auto" w:fill="FFFFFF"/>
        <w:outlineLvl w:val="3"/>
        <w:rPr>
          <w:rFonts w:ascii="Times New Roman" w:eastAsia="宋体" w:hAnsi="Times New Roman"/>
          <w:b/>
          <w:bCs/>
          <w:color w:val="8EAADB" w:themeColor="accent1" w:themeTint="99"/>
          <w:sz w:val="28"/>
          <w:szCs w:val="28"/>
        </w:rPr>
      </w:pPr>
    </w:p>
    <w:p w14:paraId="5EF674B3" w14:textId="55927FE4" w:rsidR="008A25E4" w:rsidRPr="00791B53" w:rsidRDefault="008A25E4" w:rsidP="008A25E4">
      <w:pPr>
        <w:shd w:val="clear" w:color="auto" w:fill="FFFFFF"/>
        <w:outlineLvl w:val="3"/>
        <w:rPr>
          <w:rFonts w:ascii="Times New Roman" w:eastAsia="宋体" w:hAnsi="Times New Roman"/>
          <w:b/>
          <w:bCs/>
          <w:color w:val="8EAADB" w:themeColor="accent1" w:themeTint="99"/>
          <w:sz w:val="28"/>
          <w:szCs w:val="28"/>
        </w:rPr>
      </w:pPr>
      <w:r w:rsidRPr="00791B53">
        <w:rPr>
          <w:rFonts w:ascii="Times New Roman" w:eastAsia="宋体" w:hAnsi="Times New Roman"/>
          <w:b/>
          <w:bCs/>
          <w:color w:val="8EAADB" w:themeColor="accent1" w:themeTint="99"/>
          <w:sz w:val="28"/>
          <w:szCs w:val="28"/>
        </w:rPr>
        <w:lastRenderedPageBreak/>
        <w:t>Data class Post</w:t>
      </w:r>
    </w:p>
    <w:tbl>
      <w:tblPr>
        <w:tblStyle w:val="a4"/>
        <w:tblW w:w="0" w:type="auto"/>
        <w:tblLook w:val="04A0" w:firstRow="1" w:lastRow="0" w:firstColumn="1" w:lastColumn="0" w:noHBand="0" w:noVBand="1"/>
      </w:tblPr>
      <w:tblGrid>
        <w:gridCol w:w="1555"/>
        <w:gridCol w:w="2314"/>
        <w:gridCol w:w="4348"/>
      </w:tblGrid>
      <w:tr w:rsidR="008A25E4" w:rsidRPr="00791B53" w14:paraId="0C1EE96F" w14:textId="77777777" w:rsidTr="00314A47">
        <w:tc>
          <w:tcPr>
            <w:tcW w:w="1555" w:type="dxa"/>
            <w:vAlign w:val="center"/>
          </w:tcPr>
          <w:p w14:paraId="2FE7DA3C" w14:textId="77777777" w:rsidR="008A25E4" w:rsidRPr="00791B53" w:rsidRDefault="008A25E4" w:rsidP="00314A47">
            <w:pPr>
              <w:outlineLvl w:val="3"/>
              <w:rPr>
                <w:rFonts w:ascii="Times New Roman" w:eastAsia="宋体" w:hAnsi="Times New Roman"/>
                <w:b/>
                <w:bCs/>
              </w:rPr>
            </w:pPr>
            <w:r w:rsidRPr="00791B53">
              <w:rPr>
                <w:rFonts w:ascii="Times New Roman" w:eastAsia="宋体" w:hAnsi="Times New Roman"/>
                <w:b/>
                <w:bCs/>
              </w:rPr>
              <w:t>Field</w:t>
            </w:r>
          </w:p>
        </w:tc>
        <w:tc>
          <w:tcPr>
            <w:tcW w:w="2314" w:type="dxa"/>
            <w:vAlign w:val="center"/>
          </w:tcPr>
          <w:p w14:paraId="6CABF627" w14:textId="77777777" w:rsidR="008A25E4" w:rsidRPr="00791B53" w:rsidRDefault="008A25E4" w:rsidP="00314A47">
            <w:pPr>
              <w:outlineLvl w:val="3"/>
              <w:rPr>
                <w:rFonts w:ascii="Times New Roman" w:eastAsia="宋体" w:hAnsi="Times New Roman"/>
                <w:b/>
                <w:bCs/>
              </w:rPr>
            </w:pPr>
            <w:r w:rsidRPr="00791B53">
              <w:rPr>
                <w:rFonts w:ascii="Times New Roman" w:eastAsia="宋体" w:hAnsi="Times New Roman"/>
                <w:b/>
                <w:bCs/>
              </w:rPr>
              <w:t>Format</w:t>
            </w:r>
          </w:p>
        </w:tc>
        <w:tc>
          <w:tcPr>
            <w:tcW w:w="4348" w:type="dxa"/>
            <w:vAlign w:val="center"/>
          </w:tcPr>
          <w:p w14:paraId="1C0F2584" w14:textId="77777777" w:rsidR="008A25E4" w:rsidRPr="00791B53" w:rsidRDefault="008A25E4" w:rsidP="00314A47">
            <w:pPr>
              <w:outlineLvl w:val="3"/>
              <w:rPr>
                <w:rFonts w:ascii="Times New Roman" w:eastAsia="宋体" w:hAnsi="Times New Roman"/>
                <w:b/>
                <w:bCs/>
              </w:rPr>
            </w:pPr>
            <w:r w:rsidRPr="00791B53">
              <w:rPr>
                <w:rFonts w:ascii="Times New Roman" w:hAnsi="Times New Roman"/>
                <w:b/>
                <w:bCs/>
              </w:rPr>
              <w:t>Default value</w:t>
            </w:r>
          </w:p>
        </w:tc>
      </w:tr>
      <w:tr w:rsidR="008A25E4" w:rsidRPr="00791B53" w14:paraId="0251EFBF" w14:textId="77777777" w:rsidTr="00314A47">
        <w:tc>
          <w:tcPr>
            <w:tcW w:w="1555" w:type="dxa"/>
          </w:tcPr>
          <w:p w14:paraId="18EE0ECF"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PID</w:t>
            </w:r>
          </w:p>
        </w:tc>
        <w:tc>
          <w:tcPr>
            <w:tcW w:w="2314" w:type="dxa"/>
          </w:tcPr>
          <w:p w14:paraId="7FBAD99C"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string</w:t>
            </w:r>
          </w:p>
        </w:tc>
        <w:tc>
          <w:tcPr>
            <w:tcW w:w="4348" w:type="dxa"/>
            <w:vAlign w:val="center"/>
          </w:tcPr>
          <w:p w14:paraId="3E3B41A3"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Only required for respond, null for request</w:t>
            </w:r>
          </w:p>
        </w:tc>
      </w:tr>
      <w:tr w:rsidR="008A25E4" w:rsidRPr="00791B53" w14:paraId="5E26D5FC" w14:textId="77777777" w:rsidTr="00314A47">
        <w:tc>
          <w:tcPr>
            <w:tcW w:w="1555" w:type="dxa"/>
            <w:vAlign w:val="center"/>
          </w:tcPr>
          <w:p w14:paraId="1C672A96"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PostOwner</w:t>
            </w:r>
          </w:p>
        </w:tc>
        <w:tc>
          <w:tcPr>
            <w:tcW w:w="2314" w:type="dxa"/>
            <w:vAlign w:val="center"/>
          </w:tcPr>
          <w:p w14:paraId="3CD978D0"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EmailAddress</w:t>
            </w:r>
          </w:p>
        </w:tc>
        <w:tc>
          <w:tcPr>
            <w:tcW w:w="4348" w:type="dxa"/>
            <w:vAlign w:val="center"/>
          </w:tcPr>
          <w:p w14:paraId="7DFC9681"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required</w:t>
            </w:r>
          </w:p>
        </w:tc>
      </w:tr>
      <w:tr w:rsidR="008A25E4" w:rsidRPr="00791B53" w14:paraId="28ABE660" w14:textId="77777777" w:rsidTr="00314A47">
        <w:tc>
          <w:tcPr>
            <w:tcW w:w="1555" w:type="dxa"/>
            <w:vAlign w:val="center"/>
          </w:tcPr>
          <w:p w14:paraId="12EC1FF5"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Title</w:t>
            </w:r>
          </w:p>
        </w:tc>
        <w:tc>
          <w:tcPr>
            <w:tcW w:w="2314" w:type="dxa"/>
            <w:vAlign w:val="center"/>
          </w:tcPr>
          <w:p w14:paraId="0792B3B4"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string</w:t>
            </w:r>
          </w:p>
        </w:tc>
        <w:tc>
          <w:tcPr>
            <w:tcW w:w="4348" w:type="dxa"/>
            <w:vAlign w:val="center"/>
          </w:tcPr>
          <w:p w14:paraId="2204AEA0"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required</w:t>
            </w:r>
          </w:p>
        </w:tc>
      </w:tr>
      <w:tr w:rsidR="008A25E4" w:rsidRPr="00791B53" w14:paraId="22BB3627" w14:textId="77777777" w:rsidTr="00314A47">
        <w:trPr>
          <w:cantSplit/>
        </w:trPr>
        <w:tc>
          <w:tcPr>
            <w:tcW w:w="1555" w:type="dxa"/>
            <w:vAlign w:val="center"/>
          </w:tcPr>
          <w:p w14:paraId="65B1B7D5"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Text</w:t>
            </w:r>
          </w:p>
        </w:tc>
        <w:tc>
          <w:tcPr>
            <w:tcW w:w="2314" w:type="dxa"/>
            <w:vAlign w:val="center"/>
          </w:tcPr>
          <w:p w14:paraId="6DE640BD"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string</w:t>
            </w:r>
          </w:p>
        </w:tc>
        <w:tc>
          <w:tcPr>
            <w:tcW w:w="4348" w:type="dxa"/>
            <w:vAlign w:val="center"/>
          </w:tcPr>
          <w:p w14:paraId="354E951C"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required</w:t>
            </w:r>
          </w:p>
        </w:tc>
      </w:tr>
      <w:tr w:rsidR="008A25E4" w:rsidRPr="00791B53" w14:paraId="5CC6FD3E" w14:textId="77777777" w:rsidTr="00314A47">
        <w:trPr>
          <w:cantSplit/>
        </w:trPr>
        <w:tc>
          <w:tcPr>
            <w:tcW w:w="1555" w:type="dxa"/>
            <w:vAlign w:val="center"/>
          </w:tcPr>
          <w:p w14:paraId="03194DFD"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Fields</w:t>
            </w:r>
          </w:p>
        </w:tc>
        <w:tc>
          <w:tcPr>
            <w:tcW w:w="2314" w:type="dxa"/>
            <w:vAlign w:val="center"/>
          </w:tcPr>
          <w:p w14:paraId="7CD191E3"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List of strings</w:t>
            </w:r>
          </w:p>
        </w:tc>
        <w:tc>
          <w:tcPr>
            <w:tcW w:w="4348" w:type="dxa"/>
            <w:vAlign w:val="center"/>
          </w:tcPr>
          <w:p w14:paraId="0ED6AD67"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null</w:t>
            </w:r>
          </w:p>
        </w:tc>
      </w:tr>
      <w:tr w:rsidR="008A25E4" w:rsidRPr="00791B53" w14:paraId="4C903C4C" w14:textId="77777777" w:rsidTr="00314A47">
        <w:tc>
          <w:tcPr>
            <w:tcW w:w="1555" w:type="dxa"/>
            <w:vAlign w:val="center"/>
          </w:tcPr>
          <w:p w14:paraId="58EE0F89"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Images</w:t>
            </w:r>
          </w:p>
        </w:tc>
        <w:tc>
          <w:tcPr>
            <w:tcW w:w="2314" w:type="dxa"/>
            <w:vAlign w:val="center"/>
          </w:tcPr>
          <w:p w14:paraId="3FD6D6B5"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List of base64 strings</w:t>
            </w:r>
          </w:p>
        </w:tc>
        <w:tc>
          <w:tcPr>
            <w:tcW w:w="4348" w:type="dxa"/>
          </w:tcPr>
          <w:p w14:paraId="2FF7B2B9"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null</w:t>
            </w:r>
          </w:p>
        </w:tc>
      </w:tr>
      <w:tr w:rsidR="008A25E4" w:rsidRPr="00791B53" w14:paraId="2FDD8FCE" w14:textId="77777777" w:rsidTr="00314A47">
        <w:tc>
          <w:tcPr>
            <w:tcW w:w="1555" w:type="dxa"/>
            <w:vAlign w:val="center"/>
          </w:tcPr>
          <w:p w14:paraId="54660853"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Comments</w:t>
            </w:r>
          </w:p>
        </w:tc>
        <w:tc>
          <w:tcPr>
            <w:tcW w:w="2314" w:type="dxa"/>
            <w:vAlign w:val="center"/>
          </w:tcPr>
          <w:p w14:paraId="695A3463"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list of Comment</w:t>
            </w:r>
          </w:p>
        </w:tc>
        <w:tc>
          <w:tcPr>
            <w:tcW w:w="4348" w:type="dxa"/>
          </w:tcPr>
          <w:p w14:paraId="4498AACF" w14:textId="633AADB5" w:rsidR="008A25E4" w:rsidRPr="00791B53" w:rsidRDefault="005C178C" w:rsidP="00314A47">
            <w:pPr>
              <w:outlineLvl w:val="3"/>
              <w:rPr>
                <w:rFonts w:ascii="Times New Roman" w:eastAsia="宋体" w:hAnsi="Times New Roman"/>
              </w:rPr>
            </w:pPr>
            <w:r w:rsidRPr="00791B53">
              <w:rPr>
                <w:rFonts w:ascii="Times New Roman" w:eastAsia="宋体" w:hAnsi="Times New Roman"/>
              </w:rPr>
              <w:t>Only required for respond, null for request</w:t>
            </w:r>
          </w:p>
        </w:tc>
      </w:tr>
      <w:tr w:rsidR="008A25E4" w:rsidRPr="00791B53" w14:paraId="01CE4EFF" w14:textId="77777777" w:rsidTr="00314A47">
        <w:tc>
          <w:tcPr>
            <w:tcW w:w="1555" w:type="dxa"/>
            <w:vAlign w:val="center"/>
          </w:tcPr>
          <w:p w14:paraId="61E2AC0C"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Auction</w:t>
            </w:r>
          </w:p>
        </w:tc>
        <w:tc>
          <w:tcPr>
            <w:tcW w:w="2314" w:type="dxa"/>
            <w:vAlign w:val="center"/>
          </w:tcPr>
          <w:p w14:paraId="4FEF3CDF"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boolean</w:t>
            </w:r>
          </w:p>
        </w:tc>
        <w:tc>
          <w:tcPr>
            <w:tcW w:w="4348" w:type="dxa"/>
            <w:vAlign w:val="center"/>
          </w:tcPr>
          <w:p w14:paraId="27FF2229"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false</w:t>
            </w:r>
          </w:p>
        </w:tc>
      </w:tr>
      <w:tr w:rsidR="008A25E4" w:rsidRPr="00791B53" w14:paraId="5AC37E95" w14:textId="77777777" w:rsidTr="00314A47">
        <w:tc>
          <w:tcPr>
            <w:tcW w:w="1555" w:type="dxa"/>
            <w:vAlign w:val="center"/>
          </w:tcPr>
          <w:p w14:paraId="62B946C7"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LostFound</w:t>
            </w:r>
          </w:p>
        </w:tc>
        <w:tc>
          <w:tcPr>
            <w:tcW w:w="2314" w:type="dxa"/>
            <w:vAlign w:val="center"/>
          </w:tcPr>
          <w:p w14:paraId="78DD3EB2"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boolean</w:t>
            </w:r>
          </w:p>
        </w:tc>
        <w:tc>
          <w:tcPr>
            <w:tcW w:w="4348" w:type="dxa"/>
            <w:vAlign w:val="center"/>
          </w:tcPr>
          <w:p w14:paraId="5ABB33EA"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false</w:t>
            </w:r>
          </w:p>
        </w:tc>
      </w:tr>
    </w:tbl>
    <w:p w14:paraId="18DC0D85" w14:textId="77777777" w:rsidR="008A25E4" w:rsidRPr="00791B53" w:rsidRDefault="008A25E4" w:rsidP="008A25E4">
      <w:pPr>
        <w:shd w:val="clear" w:color="auto" w:fill="FFFFFF"/>
        <w:outlineLvl w:val="3"/>
        <w:rPr>
          <w:rFonts w:ascii="Times New Roman" w:eastAsia="宋体" w:hAnsi="Times New Roman"/>
          <w:b/>
          <w:bCs/>
          <w:color w:val="8EAADB" w:themeColor="accent1" w:themeTint="99"/>
          <w:sz w:val="28"/>
          <w:szCs w:val="28"/>
        </w:rPr>
      </w:pPr>
    </w:p>
    <w:p w14:paraId="4CFF76AA" w14:textId="77777777" w:rsidR="008A25E4" w:rsidRPr="00791B53" w:rsidRDefault="008A25E4" w:rsidP="008A25E4">
      <w:pPr>
        <w:shd w:val="clear" w:color="auto" w:fill="FFFFFF"/>
        <w:outlineLvl w:val="3"/>
        <w:rPr>
          <w:rFonts w:ascii="Times New Roman" w:eastAsia="宋体" w:hAnsi="Times New Roman"/>
          <w:b/>
          <w:bCs/>
          <w:color w:val="8EAADB" w:themeColor="accent1" w:themeTint="99"/>
          <w:sz w:val="28"/>
          <w:szCs w:val="28"/>
        </w:rPr>
      </w:pPr>
      <w:r w:rsidRPr="00791B53">
        <w:rPr>
          <w:rFonts w:ascii="Times New Roman" w:eastAsia="宋体" w:hAnsi="Times New Roman"/>
          <w:b/>
          <w:bCs/>
          <w:color w:val="8EAADB" w:themeColor="accent1" w:themeTint="99"/>
          <w:sz w:val="28"/>
          <w:szCs w:val="28"/>
        </w:rPr>
        <w:t>Data class Comment</w:t>
      </w:r>
    </w:p>
    <w:tbl>
      <w:tblPr>
        <w:tblStyle w:val="a4"/>
        <w:tblW w:w="0" w:type="auto"/>
        <w:tblLook w:val="04A0" w:firstRow="1" w:lastRow="0" w:firstColumn="1" w:lastColumn="0" w:noHBand="0" w:noVBand="1"/>
      </w:tblPr>
      <w:tblGrid>
        <w:gridCol w:w="1696"/>
        <w:gridCol w:w="2194"/>
        <w:gridCol w:w="4348"/>
      </w:tblGrid>
      <w:tr w:rsidR="008A25E4" w:rsidRPr="00791B53" w14:paraId="22F0F091" w14:textId="77777777" w:rsidTr="00314A47">
        <w:tc>
          <w:tcPr>
            <w:tcW w:w="1696" w:type="dxa"/>
            <w:vAlign w:val="center"/>
          </w:tcPr>
          <w:p w14:paraId="7F783F4E" w14:textId="77777777" w:rsidR="008A25E4" w:rsidRPr="00791B53" w:rsidRDefault="008A25E4" w:rsidP="00314A47">
            <w:pPr>
              <w:rPr>
                <w:rFonts w:ascii="Times New Roman" w:eastAsia="宋体" w:hAnsi="Times New Roman"/>
              </w:rPr>
            </w:pPr>
            <w:r w:rsidRPr="00791B53">
              <w:rPr>
                <w:rFonts w:ascii="Times New Roman" w:eastAsia="宋体" w:hAnsi="Times New Roman"/>
                <w:b/>
                <w:bCs/>
              </w:rPr>
              <w:t>Field</w:t>
            </w:r>
          </w:p>
        </w:tc>
        <w:tc>
          <w:tcPr>
            <w:tcW w:w="2194" w:type="dxa"/>
            <w:vAlign w:val="center"/>
          </w:tcPr>
          <w:p w14:paraId="43219496"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b/>
                <w:bCs/>
              </w:rPr>
              <w:t>Format</w:t>
            </w:r>
          </w:p>
        </w:tc>
        <w:tc>
          <w:tcPr>
            <w:tcW w:w="4348" w:type="dxa"/>
            <w:vAlign w:val="center"/>
          </w:tcPr>
          <w:p w14:paraId="7A4E2511" w14:textId="77777777" w:rsidR="008A25E4" w:rsidRPr="00791B53" w:rsidRDefault="008A25E4" w:rsidP="00314A47">
            <w:pPr>
              <w:outlineLvl w:val="3"/>
              <w:rPr>
                <w:rFonts w:ascii="Times New Roman" w:eastAsia="宋体" w:hAnsi="Times New Roman"/>
              </w:rPr>
            </w:pPr>
            <w:r w:rsidRPr="00791B53">
              <w:rPr>
                <w:rFonts w:ascii="Times New Roman" w:hAnsi="Times New Roman"/>
                <w:b/>
                <w:bCs/>
              </w:rPr>
              <w:t>Default value</w:t>
            </w:r>
          </w:p>
        </w:tc>
      </w:tr>
      <w:tr w:rsidR="008A25E4" w:rsidRPr="00791B53" w14:paraId="243555DE" w14:textId="77777777" w:rsidTr="00314A47">
        <w:tc>
          <w:tcPr>
            <w:tcW w:w="1696" w:type="dxa"/>
            <w:vAlign w:val="center"/>
          </w:tcPr>
          <w:p w14:paraId="1049BA07" w14:textId="77777777" w:rsidR="008A25E4" w:rsidRPr="00791B53" w:rsidRDefault="008A25E4" w:rsidP="00314A47">
            <w:pPr>
              <w:rPr>
                <w:rFonts w:ascii="Times New Roman" w:eastAsia="宋体" w:hAnsi="Times New Roman"/>
              </w:rPr>
            </w:pPr>
            <w:r w:rsidRPr="00791B53">
              <w:rPr>
                <w:rFonts w:ascii="Times New Roman" w:eastAsia="宋体" w:hAnsi="Times New Roman"/>
              </w:rPr>
              <w:t>EmailAddress</w:t>
            </w:r>
          </w:p>
        </w:tc>
        <w:tc>
          <w:tcPr>
            <w:tcW w:w="2194" w:type="dxa"/>
            <w:vAlign w:val="center"/>
          </w:tcPr>
          <w:p w14:paraId="77725FBA"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string</w:t>
            </w:r>
          </w:p>
        </w:tc>
        <w:tc>
          <w:tcPr>
            <w:tcW w:w="4348" w:type="dxa"/>
            <w:vAlign w:val="center"/>
          </w:tcPr>
          <w:p w14:paraId="79CF63D2"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required</w:t>
            </w:r>
          </w:p>
        </w:tc>
      </w:tr>
      <w:tr w:rsidR="008A25E4" w:rsidRPr="00791B53" w14:paraId="56FC9E92" w14:textId="77777777" w:rsidTr="00314A47">
        <w:tc>
          <w:tcPr>
            <w:tcW w:w="1696" w:type="dxa"/>
            <w:vAlign w:val="center"/>
          </w:tcPr>
          <w:p w14:paraId="2D2BF2C0"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NickName</w:t>
            </w:r>
          </w:p>
        </w:tc>
        <w:tc>
          <w:tcPr>
            <w:tcW w:w="2194" w:type="dxa"/>
            <w:vAlign w:val="center"/>
          </w:tcPr>
          <w:p w14:paraId="0A0C8612"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string</w:t>
            </w:r>
          </w:p>
        </w:tc>
        <w:tc>
          <w:tcPr>
            <w:tcW w:w="4348" w:type="dxa"/>
            <w:vAlign w:val="center"/>
          </w:tcPr>
          <w:p w14:paraId="1D801D9C"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Only required for respond, null for request</w:t>
            </w:r>
          </w:p>
        </w:tc>
      </w:tr>
      <w:tr w:rsidR="008A25E4" w:rsidRPr="00791B53" w14:paraId="0D7AE0BC" w14:textId="77777777" w:rsidTr="00314A47">
        <w:tc>
          <w:tcPr>
            <w:tcW w:w="1696" w:type="dxa"/>
            <w:vAlign w:val="center"/>
          </w:tcPr>
          <w:p w14:paraId="345C2A05"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Text</w:t>
            </w:r>
          </w:p>
        </w:tc>
        <w:tc>
          <w:tcPr>
            <w:tcW w:w="2194" w:type="dxa"/>
            <w:vAlign w:val="center"/>
          </w:tcPr>
          <w:p w14:paraId="4EC4D9A2"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string</w:t>
            </w:r>
          </w:p>
        </w:tc>
        <w:tc>
          <w:tcPr>
            <w:tcW w:w="4348" w:type="dxa"/>
            <w:vAlign w:val="center"/>
          </w:tcPr>
          <w:p w14:paraId="70DDF131"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required</w:t>
            </w:r>
          </w:p>
        </w:tc>
      </w:tr>
      <w:tr w:rsidR="008A25E4" w:rsidRPr="00791B53" w14:paraId="593557F6" w14:textId="77777777" w:rsidTr="00314A47">
        <w:tc>
          <w:tcPr>
            <w:tcW w:w="1696" w:type="dxa"/>
            <w:vAlign w:val="center"/>
          </w:tcPr>
          <w:p w14:paraId="3E0C508F"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CreateTime</w:t>
            </w:r>
          </w:p>
        </w:tc>
        <w:tc>
          <w:tcPr>
            <w:tcW w:w="2194" w:type="dxa"/>
            <w:vAlign w:val="center"/>
          </w:tcPr>
          <w:p w14:paraId="797B43A1"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date string</w:t>
            </w:r>
          </w:p>
        </w:tc>
        <w:tc>
          <w:tcPr>
            <w:tcW w:w="4348" w:type="dxa"/>
            <w:vAlign w:val="center"/>
          </w:tcPr>
          <w:p w14:paraId="08DE74D9" w14:textId="77777777" w:rsidR="008A25E4" w:rsidRPr="00791B53" w:rsidRDefault="008A25E4" w:rsidP="00314A47">
            <w:pPr>
              <w:outlineLvl w:val="3"/>
              <w:rPr>
                <w:rFonts w:ascii="Times New Roman" w:eastAsia="宋体" w:hAnsi="Times New Roman"/>
              </w:rPr>
            </w:pPr>
            <w:r w:rsidRPr="00791B53">
              <w:rPr>
                <w:rFonts w:ascii="Times New Roman" w:eastAsia="宋体" w:hAnsi="Times New Roman"/>
              </w:rPr>
              <w:t>Only required for respond, null for request</w:t>
            </w:r>
          </w:p>
        </w:tc>
      </w:tr>
    </w:tbl>
    <w:p w14:paraId="3F8F4EDA" w14:textId="6680FAEE" w:rsidR="00903C78" w:rsidRPr="00791B53" w:rsidRDefault="00903C78" w:rsidP="00315AB8">
      <w:pPr>
        <w:shd w:val="clear" w:color="auto" w:fill="FFFFFF"/>
        <w:outlineLvl w:val="3"/>
        <w:rPr>
          <w:rFonts w:ascii="Times New Roman" w:eastAsia="宋体" w:hAnsi="Times New Roman"/>
          <w:b/>
          <w:bCs/>
          <w:color w:val="2A2B2E"/>
          <w:sz w:val="36"/>
          <w:szCs w:val="36"/>
        </w:rPr>
      </w:pPr>
    </w:p>
    <w:p w14:paraId="4F616588" w14:textId="0C8E22C5" w:rsidR="005829C2" w:rsidRPr="00791B53" w:rsidRDefault="00903C78" w:rsidP="00903C78">
      <w:pPr>
        <w:rPr>
          <w:rFonts w:ascii="Times New Roman" w:eastAsia="宋体" w:hAnsi="Times New Roman"/>
          <w:b/>
          <w:bCs/>
          <w:color w:val="2A2B2E"/>
          <w:sz w:val="36"/>
          <w:szCs w:val="36"/>
        </w:rPr>
      </w:pPr>
      <w:r w:rsidRPr="00791B53">
        <w:rPr>
          <w:rFonts w:ascii="Times New Roman" w:eastAsia="宋体" w:hAnsi="Times New Roman"/>
          <w:b/>
          <w:bCs/>
          <w:color w:val="2A2B2E"/>
          <w:sz w:val="36"/>
          <w:szCs w:val="36"/>
        </w:rPr>
        <w:br w:type="page"/>
      </w:r>
    </w:p>
    <w:p w14:paraId="2A93075E" w14:textId="40E5D833" w:rsidR="00315AB8" w:rsidRPr="00791B53" w:rsidRDefault="00016753" w:rsidP="00131153">
      <w:pPr>
        <w:pStyle w:val="2"/>
        <w:numPr>
          <w:ilvl w:val="2"/>
          <w:numId w:val="7"/>
        </w:numPr>
        <w:rPr>
          <w:rFonts w:ascii="Times New Roman" w:hAnsi="Times New Roman" w:cs="Times New Roman"/>
          <w:sz w:val="32"/>
          <w:szCs w:val="32"/>
        </w:rPr>
      </w:pPr>
      <w:bookmarkStart w:id="14" w:name="_Application_Fragments"/>
      <w:bookmarkStart w:id="15" w:name="_Toc121436859"/>
      <w:bookmarkEnd w:id="14"/>
      <w:r w:rsidRPr="00791B53">
        <w:rPr>
          <w:rFonts w:ascii="Times New Roman" w:hAnsi="Times New Roman" w:cs="Times New Roman"/>
          <w:sz w:val="32"/>
          <w:szCs w:val="32"/>
        </w:rPr>
        <w:lastRenderedPageBreak/>
        <w:t xml:space="preserve">Application </w:t>
      </w:r>
      <w:r w:rsidR="00520FD4" w:rsidRPr="00791B53">
        <w:rPr>
          <w:rFonts w:ascii="Times New Roman" w:hAnsi="Times New Roman" w:cs="Times New Roman"/>
          <w:sz w:val="32"/>
          <w:szCs w:val="32"/>
        </w:rPr>
        <w:t xml:space="preserve">Activities and </w:t>
      </w:r>
      <w:r w:rsidRPr="00791B53">
        <w:rPr>
          <w:rFonts w:ascii="Times New Roman" w:hAnsi="Times New Roman" w:cs="Times New Roman"/>
          <w:sz w:val="32"/>
          <w:szCs w:val="32"/>
        </w:rPr>
        <w:t>Fragment</w:t>
      </w:r>
      <w:r w:rsidR="00B836A3" w:rsidRPr="00791B53">
        <w:rPr>
          <w:rFonts w:ascii="Times New Roman" w:hAnsi="Times New Roman" w:cs="Times New Roman"/>
          <w:sz w:val="32"/>
          <w:szCs w:val="32"/>
        </w:rPr>
        <w:t>s</w:t>
      </w:r>
      <w:bookmarkEnd w:id="15"/>
    </w:p>
    <w:p w14:paraId="340A502D" w14:textId="112DAA6C" w:rsidR="00BD7D88" w:rsidRPr="00791B53" w:rsidRDefault="005E7A8D" w:rsidP="007602F3">
      <w:pPr>
        <w:shd w:val="clear" w:color="auto" w:fill="FFFFFF"/>
        <w:outlineLvl w:val="3"/>
        <w:rPr>
          <w:rFonts w:ascii="Times New Roman" w:eastAsia="宋体" w:hAnsi="Times New Roman"/>
          <w:b/>
          <w:bCs/>
          <w:color w:val="8EAADB" w:themeColor="accent1" w:themeTint="99"/>
        </w:rPr>
      </w:pPr>
      <w:r w:rsidRPr="00791B53">
        <w:rPr>
          <w:rFonts w:ascii="Times New Roman" w:eastAsia="宋体" w:hAnsi="Times New Roman"/>
          <w:b/>
          <w:bCs/>
          <w:color w:val="8EAADB" w:themeColor="accent1" w:themeTint="99"/>
        </w:rPr>
        <w:t xml:space="preserve">This part is to </w:t>
      </w:r>
      <w:r w:rsidR="00680E0A" w:rsidRPr="00791B53">
        <w:rPr>
          <w:rFonts w:ascii="Times New Roman" w:eastAsia="宋体" w:hAnsi="Times New Roman"/>
          <w:b/>
          <w:bCs/>
          <w:color w:val="8EAADB" w:themeColor="accent1" w:themeTint="99"/>
        </w:rPr>
        <w:t xml:space="preserve">name all </w:t>
      </w:r>
      <w:r w:rsidR="00F06883" w:rsidRPr="00791B53">
        <w:rPr>
          <w:rFonts w:ascii="Times New Roman" w:eastAsia="宋体" w:hAnsi="Times New Roman"/>
          <w:b/>
          <w:bCs/>
          <w:color w:val="8EAADB" w:themeColor="accent1" w:themeTint="99"/>
        </w:rPr>
        <w:t xml:space="preserve">activities and </w:t>
      </w:r>
      <w:r w:rsidR="00680E0A" w:rsidRPr="00791B53">
        <w:rPr>
          <w:rFonts w:ascii="Times New Roman" w:eastAsia="宋体" w:hAnsi="Times New Roman"/>
          <w:b/>
          <w:bCs/>
          <w:color w:val="8EAADB" w:themeColor="accent1" w:themeTint="99"/>
        </w:rPr>
        <w:t>fragments that will be used in the application.</w:t>
      </w:r>
    </w:p>
    <w:p w14:paraId="247254A4" w14:textId="77777777" w:rsidR="00F767A3" w:rsidRPr="00791B53" w:rsidRDefault="00F767A3" w:rsidP="007602F3">
      <w:pPr>
        <w:shd w:val="clear" w:color="auto" w:fill="FFFFFF"/>
        <w:outlineLvl w:val="3"/>
        <w:rPr>
          <w:rFonts w:ascii="Times New Roman" w:eastAsia="宋体" w:hAnsi="Times New Roman"/>
          <w:b/>
          <w:bCs/>
          <w:color w:val="8EAADB" w:themeColor="accent1" w:themeTint="99"/>
        </w:rPr>
      </w:pPr>
    </w:p>
    <w:p w14:paraId="05538D35" w14:textId="2D7D8D87" w:rsidR="003D48DC" w:rsidRPr="00791B53" w:rsidRDefault="003D48DC" w:rsidP="007533FD">
      <w:pPr>
        <w:rPr>
          <w:rFonts w:ascii="Times New Roman" w:eastAsia="宋体" w:hAnsi="Times New Roman"/>
          <w:sz w:val="28"/>
          <w:szCs w:val="28"/>
        </w:rPr>
      </w:pPr>
      <w:r w:rsidRPr="00791B53">
        <w:rPr>
          <w:rFonts w:ascii="Times New Roman" w:eastAsia="宋体" w:hAnsi="Times New Roman"/>
          <w:sz w:val="28"/>
          <w:szCs w:val="28"/>
        </w:rPr>
        <w:t xml:space="preserve">Navigation between </w:t>
      </w:r>
      <w:r w:rsidR="00446CA9" w:rsidRPr="00791B53">
        <w:rPr>
          <w:rFonts w:ascii="Times New Roman" w:eastAsia="宋体" w:hAnsi="Times New Roman"/>
          <w:sz w:val="28"/>
          <w:szCs w:val="28"/>
        </w:rPr>
        <w:t>fragments</w:t>
      </w:r>
      <w:r w:rsidRPr="00791B53">
        <w:rPr>
          <w:rFonts w:ascii="Times New Roman" w:eastAsia="宋体" w:hAnsi="Times New Roman"/>
          <w:sz w:val="28"/>
          <w:szCs w:val="28"/>
        </w:rPr>
        <w:t xml:space="preserve"> may have pop</w:t>
      </w:r>
      <w:r w:rsidR="0089285A" w:rsidRPr="00791B53">
        <w:rPr>
          <w:rFonts w:ascii="Times New Roman" w:eastAsia="宋体" w:hAnsi="Times New Roman"/>
          <w:sz w:val="28"/>
          <w:szCs w:val="28"/>
        </w:rPr>
        <w:t>U</w:t>
      </w:r>
      <w:r w:rsidRPr="00791B53">
        <w:rPr>
          <w:rFonts w:ascii="Times New Roman" w:eastAsia="宋体" w:hAnsi="Times New Roman"/>
          <w:sz w:val="28"/>
          <w:szCs w:val="28"/>
        </w:rPr>
        <w:t>p</w:t>
      </w:r>
      <w:r w:rsidR="0089285A" w:rsidRPr="00791B53">
        <w:rPr>
          <w:rFonts w:ascii="Times New Roman" w:eastAsia="宋体" w:hAnsi="Times New Roman"/>
          <w:sz w:val="28"/>
          <w:szCs w:val="28"/>
        </w:rPr>
        <w:t>T</w:t>
      </w:r>
      <w:r w:rsidRPr="00791B53">
        <w:rPr>
          <w:rFonts w:ascii="Times New Roman" w:eastAsia="宋体" w:hAnsi="Times New Roman"/>
          <w:sz w:val="28"/>
          <w:szCs w:val="28"/>
        </w:rPr>
        <w:t xml:space="preserve">o </w:t>
      </w:r>
      <w:r w:rsidR="00D55671" w:rsidRPr="00791B53">
        <w:rPr>
          <w:rFonts w:ascii="Times New Roman" w:eastAsia="宋体" w:hAnsi="Times New Roman"/>
          <w:sz w:val="28"/>
          <w:szCs w:val="28"/>
        </w:rPr>
        <w:t>and pop</w:t>
      </w:r>
      <w:r w:rsidR="0089285A" w:rsidRPr="00791B53">
        <w:rPr>
          <w:rFonts w:ascii="Times New Roman" w:eastAsia="宋体" w:hAnsi="Times New Roman"/>
          <w:sz w:val="28"/>
          <w:szCs w:val="28"/>
        </w:rPr>
        <w:t>U</w:t>
      </w:r>
      <w:r w:rsidR="00D55671" w:rsidRPr="00791B53">
        <w:rPr>
          <w:rFonts w:ascii="Times New Roman" w:eastAsia="宋体" w:hAnsi="Times New Roman"/>
          <w:sz w:val="28"/>
          <w:szCs w:val="28"/>
        </w:rPr>
        <w:t>p</w:t>
      </w:r>
      <w:r w:rsidR="0089285A" w:rsidRPr="00791B53">
        <w:rPr>
          <w:rFonts w:ascii="Times New Roman" w:eastAsia="宋体" w:hAnsi="Times New Roman"/>
          <w:sz w:val="28"/>
          <w:szCs w:val="28"/>
        </w:rPr>
        <w:t>I</w:t>
      </w:r>
      <w:r w:rsidR="00D55671" w:rsidRPr="00791B53">
        <w:rPr>
          <w:rFonts w:ascii="Times New Roman" w:eastAsia="宋体" w:hAnsi="Times New Roman"/>
          <w:sz w:val="28"/>
          <w:szCs w:val="28"/>
        </w:rPr>
        <w:t>nclusive properties.</w:t>
      </w:r>
      <w:r w:rsidR="00BB7F36">
        <w:rPr>
          <w:rFonts w:ascii="Times New Roman" w:eastAsia="宋体" w:hAnsi="Times New Roman"/>
          <w:sz w:val="28"/>
          <w:szCs w:val="28"/>
        </w:rPr>
        <w:t xml:space="preserve"> And bundle data </w:t>
      </w:r>
      <w:r w:rsidR="00CE4B4A">
        <w:rPr>
          <w:rFonts w:ascii="Times New Roman" w:eastAsia="宋体" w:hAnsi="Times New Roman"/>
          <w:sz w:val="28"/>
          <w:szCs w:val="28"/>
        </w:rPr>
        <w:t xml:space="preserve">and </w:t>
      </w:r>
      <w:r w:rsidR="00625D97">
        <w:rPr>
          <w:rFonts w:ascii="Times New Roman" w:eastAsia="宋体" w:hAnsi="Times New Roman"/>
          <w:sz w:val="28"/>
          <w:szCs w:val="28"/>
        </w:rPr>
        <w:t>navigation-</w:t>
      </w:r>
      <w:r w:rsidR="00CE4B4A">
        <w:rPr>
          <w:rFonts w:ascii="Times New Roman" w:eastAsia="宋体" w:hAnsi="Times New Roman"/>
          <w:sz w:val="28"/>
          <w:szCs w:val="28"/>
        </w:rPr>
        <w:t xml:space="preserve">safe-args </w:t>
      </w:r>
      <w:r w:rsidR="00FA11ED">
        <w:rPr>
          <w:rFonts w:ascii="Times New Roman" w:eastAsia="宋体" w:hAnsi="Times New Roman"/>
          <w:sz w:val="28"/>
          <w:szCs w:val="28"/>
        </w:rPr>
        <w:t>are</w:t>
      </w:r>
      <w:r w:rsidR="00BB7F36">
        <w:rPr>
          <w:rFonts w:ascii="Times New Roman" w:eastAsia="宋体" w:hAnsi="Times New Roman"/>
          <w:sz w:val="28"/>
          <w:szCs w:val="28"/>
        </w:rPr>
        <w:t xml:space="preserve"> used to transfer data from </w:t>
      </w:r>
      <w:r w:rsidR="00584945">
        <w:rPr>
          <w:rFonts w:ascii="Times New Roman" w:eastAsia="宋体" w:hAnsi="Times New Roman"/>
          <w:sz w:val="28"/>
          <w:szCs w:val="28"/>
        </w:rPr>
        <w:t>loginF</w:t>
      </w:r>
      <w:r w:rsidR="00BB7F36">
        <w:rPr>
          <w:rFonts w:ascii="Times New Roman" w:eastAsia="宋体" w:hAnsi="Times New Roman"/>
          <w:sz w:val="28"/>
          <w:szCs w:val="28"/>
        </w:rPr>
        <w:t>ragment to activity_home.</w:t>
      </w:r>
    </w:p>
    <w:p w14:paraId="464B7B06" w14:textId="77777777" w:rsidR="009B4A0E" w:rsidRPr="00791B53" w:rsidRDefault="009B4A0E" w:rsidP="007533FD">
      <w:pPr>
        <w:rPr>
          <w:rFonts w:ascii="Times New Roman" w:eastAsia="宋体" w:hAnsi="Times New Roman"/>
          <w:sz w:val="28"/>
          <w:szCs w:val="28"/>
        </w:rPr>
      </w:pPr>
    </w:p>
    <w:p w14:paraId="749A8A62" w14:textId="77777777" w:rsidR="006F07D0" w:rsidRPr="00791B53" w:rsidRDefault="003F6FE8" w:rsidP="005E67CF">
      <w:pPr>
        <w:shd w:val="clear" w:color="auto" w:fill="FFFFFF"/>
        <w:rPr>
          <w:rFonts w:ascii="Times New Roman" w:eastAsia="宋体" w:hAnsi="Times New Roman"/>
          <w:b/>
          <w:bCs/>
          <w:sz w:val="28"/>
          <w:szCs w:val="28"/>
        </w:rPr>
      </w:pPr>
      <w:r w:rsidRPr="00791B53">
        <w:rPr>
          <w:rFonts w:ascii="Times New Roman" w:eastAsia="宋体" w:hAnsi="Times New Roman"/>
          <w:b/>
          <w:bCs/>
          <w:sz w:val="28"/>
          <w:szCs w:val="28"/>
        </w:rPr>
        <w:t>Activity_main:</w:t>
      </w:r>
      <w:r w:rsidR="00961CD1" w:rsidRPr="00791B53">
        <w:rPr>
          <w:rFonts w:ascii="Times New Roman" w:eastAsia="宋体" w:hAnsi="Times New Roman"/>
          <w:b/>
          <w:bCs/>
          <w:sz w:val="28"/>
          <w:szCs w:val="28"/>
        </w:rPr>
        <w:t xml:space="preserve"> </w:t>
      </w:r>
    </w:p>
    <w:p w14:paraId="59E5BCCF" w14:textId="62A1C9FB" w:rsidR="00545748" w:rsidRPr="00791B53" w:rsidRDefault="00755091" w:rsidP="005E67CF">
      <w:pPr>
        <w:shd w:val="clear" w:color="auto" w:fill="FFFFFF"/>
        <w:rPr>
          <w:rFonts w:ascii="Times New Roman" w:eastAsia="宋体" w:hAnsi="Times New Roman"/>
          <w:sz w:val="28"/>
          <w:szCs w:val="28"/>
        </w:rPr>
      </w:pPr>
      <w:r w:rsidRPr="00791B53">
        <w:rPr>
          <w:rFonts w:ascii="Times New Roman" w:eastAsia="宋体" w:hAnsi="Times New Roman"/>
          <w:sz w:val="28"/>
          <w:szCs w:val="28"/>
        </w:rPr>
        <w:t>M</w:t>
      </w:r>
      <w:r w:rsidR="003F4A61" w:rsidRPr="00791B53">
        <w:rPr>
          <w:rFonts w:ascii="Times New Roman" w:eastAsia="宋体" w:hAnsi="Times New Roman"/>
          <w:sz w:val="28"/>
          <w:szCs w:val="28"/>
        </w:rPr>
        <w:t xml:space="preserve">ainly for </w:t>
      </w:r>
      <w:r w:rsidR="005E67CF" w:rsidRPr="00791B53">
        <w:rPr>
          <w:rFonts w:ascii="Times New Roman" w:eastAsia="宋体" w:hAnsi="Times New Roman"/>
          <w:sz w:val="28"/>
          <w:szCs w:val="28"/>
        </w:rPr>
        <w:t>functions</w:t>
      </w:r>
      <w:r w:rsidR="003F4A61" w:rsidRPr="00791B53">
        <w:rPr>
          <w:rFonts w:ascii="Times New Roman" w:eastAsia="宋体" w:hAnsi="Times New Roman"/>
          <w:sz w:val="28"/>
          <w:szCs w:val="28"/>
        </w:rPr>
        <w:t xml:space="preserve"> such as Login, Create Account,</w:t>
      </w:r>
      <w:r w:rsidR="008D06AE" w:rsidRPr="00791B53">
        <w:rPr>
          <w:rFonts w:ascii="Times New Roman" w:eastAsia="宋体" w:hAnsi="Times New Roman"/>
          <w:sz w:val="28"/>
          <w:szCs w:val="28"/>
        </w:rPr>
        <w:t xml:space="preserve"> Forget Password</w:t>
      </w:r>
      <w:r w:rsidR="00A958F2" w:rsidRPr="00791B53">
        <w:rPr>
          <w:rFonts w:ascii="Times New Roman" w:eastAsia="宋体" w:hAnsi="Times New Roman"/>
          <w:sz w:val="28"/>
          <w:szCs w:val="28"/>
        </w:rPr>
        <w:t>.</w:t>
      </w:r>
    </w:p>
    <w:p w14:paraId="28C7BB7B" w14:textId="0313E632" w:rsidR="002B64F8" w:rsidRPr="00791B53" w:rsidRDefault="004D7FDC" w:rsidP="002B64F8">
      <w:pPr>
        <w:pStyle w:val="a5"/>
        <w:numPr>
          <w:ilvl w:val="0"/>
          <w:numId w:val="31"/>
        </w:numPr>
        <w:shd w:val="clear" w:color="auto" w:fill="FFFFFF"/>
        <w:rPr>
          <w:rFonts w:ascii="Times New Roman" w:eastAsia="宋体" w:hAnsi="Times New Roman"/>
          <w:sz w:val="28"/>
          <w:szCs w:val="28"/>
        </w:rPr>
      </w:pPr>
      <w:r w:rsidRPr="00791B53">
        <w:rPr>
          <w:rFonts w:ascii="Times New Roman" w:eastAsia="宋体" w:hAnsi="Times New Roman"/>
          <w:sz w:val="28"/>
          <w:szCs w:val="28"/>
        </w:rPr>
        <w:t>startFragment</w:t>
      </w:r>
      <w:r w:rsidR="007C62BC" w:rsidRPr="00791B53">
        <w:rPr>
          <w:rFonts w:ascii="Times New Roman" w:eastAsia="宋体" w:hAnsi="Times New Roman"/>
          <w:sz w:val="28"/>
          <w:szCs w:val="28"/>
        </w:rPr>
        <w:t>.xml</w:t>
      </w:r>
    </w:p>
    <w:p w14:paraId="14D0693E" w14:textId="684E7CF3" w:rsidR="002B64F8" w:rsidRPr="00791B53" w:rsidRDefault="00843FF0" w:rsidP="002B64F8">
      <w:pPr>
        <w:pStyle w:val="a5"/>
        <w:numPr>
          <w:ilvl w:val="0"/>
          <w:numId w:val="31"/>
        </w:numPr>
        <w:shd w:val="clear" w:color="auto" w:fill="FFFFFF"/>
        <w:rPr>
          <w:rFonts w:ascii="Times New Roman" w:eastAsia="宋体" w:hAnsi="Times New Roman"/>
          <w:sz w:val="28"/>
          <w:szCs w:val="28"/>
        </w:rPr>
      </w:pPr>
      <w:r w:rsidRPr="00791B53">
        <w:rPr>
          <w:rFonts w:ascii="Times New Roman" w:eastAsia="宋体" w:hAnsi="Times New Roman"/>
          <w:sz w:val="28"/>
          <w:szCs w:val="28"/>
        </w:rPr>
        <w:t>createAccountFragment</w:t>
      </w:r>
      <w:r w:rsidR="007C62BC" w:rsidRPr="00791B53">
        <w:rPr>
          <w:rFonts w:ascii="Times New Roman" w:eastAsia="宋体" w:hAnsi="Times New Roman"/>
          <w:sz w:val="28"/>
          <w:szCs w:val="28"/>
        </w:rPr>
        <w:t>.xml</w:t>
      </w:r>
    </w:p>
    <w:p w14:paraId="43F39101" w14:textId="00C7FCD6" w:rsidR="002B64F8" w:rsidRPr="00791B53" w:rsidRDefault="00843FF0" w:rsidP="002B64F8">
      <w:pPr>
        <w:pStyle w:val="a5"/>
        <w:numPr>
          <w:ilvl w:val="0"/>
          <w:numId w:val="31"/>
        </w:numPr>
        <w:shd w:val="clear" w:color="auto" w:fill="FFFFFF"/>
        <w:rPr>
          <w:rFonts w:ascii="Times New Roman" w:eastAsia="宋体" w:hAnsi="Times New Roman"/>
          <w:sz w:val="28"/>
          <w:szCs w:val="28"/>
        </w:rPr>
      </w:pPr>
      <w:r w:rsidRPr="00791B53">
        <w:rPr>
          <w:rFonts w:ascii="Times New Roman" w:eastAsia="宋体" w:hAnsi="Times New Roman"/>
          <w:sz w:val="28"/>
          <w:szCs w:val="28"/>
        </w:rPr>
        <w:t>loginFragment</w:t>
      </w:r>
      <w:r w:rsidR="007C62BC" w:rsidRPr="00791B53">
        <w:rPr>
          <w:rFonts w:ascii="Times New Roman" w:eastAsia="宋体" w:hAnsi="Times New Roman"/>
          <w:sz w:val="28"/>
          <w:szCs w:val="28"/>
        </w:rPr>
        <w:t>.xml</w:t>
      </w:r>
    </w:p>
    <w:p w14:paraId="7A113AB9" w14:textId="77777777" w:rsidR="00AD376E" w:rsidRPr="00791B53" w:rsidRDefault="00843FF0" w:rsidP="00AD376E">
      <w:pPr>
        <w:pStyle w:val="a5"/>
        <w:numPr>
          <w:ilvl w:val="0"/>
          <w:numId w:val="31"/>
        </w:numPr>
        <w:shd w:val="clear" w:color="auto" w:fill="FFFFFF"/>
        <w:rPr>
          <w:rFonts w:ascii="Times New Roman" w:eastAsia="宋体" w:hAnsi="Times New Roman"/>
          <w:sz w:val="28"/>
          <w:szCs w:val="28"/>
        </w:rPr>
      </w:pPr>
      <w:r w:rsidRPr="00791B53">
        <w:rPr>
          <w:rFonts w:ascii="Times New Roman" w:eastAsia="宋体" w:hAnsi="Times New Roman"/>
          <w:sz w:val="28"/>
          <w:szCs w:val="28"/>
        </w:rPr>
        <w:t>resetPasswordFragment</w:t>
      </w:r>
      <w:r w:rsidR="007C62BC" w:rsidRPr="00791B53">
        <w:rPr>
          <w:rFonts w:ascii="Times New Roman" w:eastAsia="宋体" w:hAnsi="Times New Roman"/>
          <w:sz w:val="28"/>
          <w:szCs w:val="28"/>
        </w:rPr>
        <w:t>.xml</w:t>
      </w:r>
    </w:p>
    <w:p w14:paraId="6C9A640A" w14:textId="259FAF35" w:rsidR="00FC3140" w:rsidRPr="00791B53" w:rsidRDefault="001A60DB" w:rsidP="00AD376E">
      <w:pPr>
        <w:shd w:val="clear" w:color="auto" w:fill="FFFFFF"/>
        <w:jc w:val="center"/>
        <w:rPr>
          <w:rFonts w:ascii="Times New Roman" w:eastAsia="宋体" w:hAnsi="Times New Roman"/>
          <w:sz w:val="28"/>
          <w:szCs w:val="28"/>
        </w:rPr>
      </w:pPr>
      <w:r w:rsidRPr="00791B53">
        <w:rPr>
          <w:rFonts w:ascii="Times New Roman" w:hAnsi="Times New Roman"/>
          <w:noProof/>
        </w:rPr>
        <w:drawing>
          <wp:inline distT="0" distB="0" distL="0" distR="0" wp14:anchorId="5070D8F1" wp14:editId="275EB40D">
            <wp:extent cx="5316265" cy="3620770"/>
            <wp:effectExtent l="0" t="0" r="0" b="0"/>
            <wp:docPr id="6" name="图片 6"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Teams&#10;&#10;描述已自动生成"/>
                    <pic:cNvPicPr/>
                  </pic:nvPicPr>
                  <pic:blipFill>
                    <a:blip r:embed="rId12"/>
                    <a:stretch>
                      <a:fillRect/>
                    </a:stretch>
                  </pic:blipFill>
                  <pic:spPr>
                    <a:xfrm>
                      <a:off x="0" y="0"/>
                      <a:ext cx="5361604" cy="3651649"/>
                    </a:xfrm>
                    <a:prstGeom prst="rect">
                      <a:avLst/>
                    </a:prstGeom>
                  </pic:spPr>
                </pic:pic>
              </a:graphicData>
            </a:graphic>
          </wp:inline>
        </w:drawing>
      </w:r>
    </w:p>
    <w:p w14:paraId="54C3DE1B" w14:textId="12952CDC" w:rsidR="006611CE" w:rsidRPr="00791B53" w:rsidRDefault="00FC3140" w:rsidP="00FC3140">
      <w:pPr>
        <w:pStyle w:val="ae"/>
        <w:jc w:val="center"/>
        <w:rPr>
          <w:rFonts w:ascii="Times New Roman" w:eastAsia="宋体" w:hAnsi="Times New Roman"/>
          <w:color w:val="auto"/>
          <w:sz w:val="28"/>
          <w:szCs w:val="28"/>
        </w:rPr>
      </w:pPr>
      <w:r w:rsidRPr="00791B53">
        <w:rPr>
          <w:rFonts w:ascii="Times New Roman" w:hAnsi="Times New Roman"/>
        </w:rPr>
        <w:lastRenderedPageBreak/>
        <w:t xml:space="preserve">Figure </w:t>
      </w:r>
      <w:r w:rsidRPr="00791B53">
        <w:rPr>
          <w:rFonts w:ascii="Times New Roman" w:hAnsi="Times New Roman"/>
        </w:rPr>
        <w:fldChar w:fldCharType="begin"/>
      </w:r>
      <w:r w:rsidRPr="00791B53">
        <w:rPr>
          <w:rFonts w:ascii="Times New Roman" w:hAnsi="Times New Roman"/>
        </w:rPr>
        <w:instrText xml:space="preserve"> SEQ Figure \* ARABIC </w:instrText>
      </w:r>
      <w:r w:rsidRPr="00791B53">
        <w:rPr>
          <w:rFonts w:ascii="Times New Roman" w:hAnsi="Times New Roman"/>
        </w:rPr>
        <w:fldChar w:fldCharType="separate"/>
      </w:r>
      <w:r w:rsidR="00F27DE1">
        <w:rPr>
          <w:rFonts w:ascii="Times New Roman" w:hAnsi="Times New Roman"/>
          <w:noProof/>
        </w:rPr>
        <w:t>1</w:t>
      </w:r>
      <w:r w:rsidRPr="00791B53">
        <w:rPr>
          <w:rFonts w:ascii="Times New Roman" w:hAnsi="Times New Roman"/>
        </w:rPr>
        <w:fldChar w:fldCharType="end"/>
      </w:r>
      <w:r w:rsidRPr="00791B53">
        <w:rPr>
          <w:rFonts w:ascii="Times New Roman" w:hAnsi="Times New Roman"/>
        </w:rPr>
        <w:t>: activity_main</w:t>
      </w:r>
    </w:p>
    <w:p w14:paraId="13245B87" w14:textId="77777777" w:rsidR="004D7FDC" w:rsidRPr="00791B53" w:rsidRDefault="004D7FDC" w:rsidP="004D7FDC">
      <w:pPr>
        <w:shd w:val="clear" w:color="auto" w:fill="FFFFFF"/>
        <w:rPr>
          <w:rFonts w:ascii="Times New Roman" w:eastAsia="宋体" w:hAnsi="Times New Roman"/>
          <w:sz w:val="28"/>
          <w:szCs w:val="28"/>
        </w:rPr>
      </w:pPr>
    </w:p>
    <w:p w14:paraId="1D53A6EC" w14:textId="664E9D20" w:rsidR="004D7FDC" w:rsidRPr="00791B53" w:rsidRDefault="004D7FDC" w:rsidP="004D7FDC">
      <w:pPr>
        <w:shd w:val="clear" w:color="auto" w:fill="FFFFFF"/>
        <w:rPr>
          <w:rFonts w:ascii="Times New Roman" w:eastAsia="宋体" w:hAnsi="Times New Roman"/>
          <w:b/>
          <w:bCs/>
          <w:sz w:val="28"/>
          <w:szCs w:val="28"/>
        </w:rPr>
      </w:pPr>
      <w:r w:rsidRPr="00791B53">
        <w:rPr>
          <w:rFonts w:ascii="Times New Roman" w:eastAsia="宋体" w:hAnsi="Times New Roman"/>
          <w:b/>
          <w:bCs/>
          <w:sz w:val="28"/>
          <w:szCs w:val="28"/>
        </w:rPr>
        <w:t>Activity</w:t>
      </w:r>
      <w:r w:rsidR="002F6DFE" w:rsidRPr="00791B53">
        <w:rPr>
          <w:rFonts w:ascii="Times New Roman" w:eastAsia="宋体" w:hAnsi="Times New Roman"/>
          <w:b/>
          <w:bCs/>
          <w:sz w:val="28"/>
          <w:szCs w:val="28"/>
        </w:rPr>
        <w:t>_home</w:t>
      </w:r>
      <w:r w:rsidRPr="00791B53">
        <w:rPr>
          <w:rFonts w:ascii="Times New Roman" w:eastAsia="宋体" w:hAnsi="Times New Roman"/>
          <w:b/>
          <w:bCs/>
          <w:sz w:val="28"/>
          <w:szCs w:val="28"/>
        </w:rPr>
        <w:t>:</w:t>
      </w:r>
    </w:p>
    <w:p w14:paraId="009D5029" w14:textId="5711766D" w:rsidR="00545748" w:rsidRPr="00791B53" w:rsidRDefault="00414BF9" w:rsidP="004D7FDC">
      <w:pPr>
        <w:shd w:val="clear" w:color="auto" w:fill="FFFFFF"/>
        <w:rPr>
          <w:rFonts w:ascii="Times New Roman" w:eastAsia="宋体" w:hAnsi="Times New Roman"/>
          <w:sz w:val="28"/>
          <w:szCs w:val="28"/>
        </w:rPr>
      </w:pPr>
      <w:r w:rsidRPr="00791B53">
        <w:rPr>
          <w:rFonts w:ascii="Times New Roman" w:eastAsia="宋体" w:hAnsi="Times New Roman"/>
          <w:sz w:val="28"/>
          <w:szCs w:val="28"/>
        </w:rPr>
        <w:t xml:space="preserve">Use </w:t>
      </w:r>
      <w:proofErr w:type="spellStart"/>
      <w:r w:rsidRPr="00791B53">
        <w:rPr>
          <w:rFonts w:ascii="Times New Roman" w:eastAsia="宋体" w:hAnsi="Times New Roman"/>
          <w:sz w:val="28"/>
          <w:szCs w:val="28"/>
        </w:rPr>
        <w:t>BottomNavigationView</w:t>
      </w:r>
      <w:proofErr w:type="spellEnd"/>
      <w:r w:rsidR="00242819" w:rsidRPr="00791B53">
        <w:rPr>
          <w:rFonts w:ascii="Times New Roman" w:eastAsia="宋体" w:hAnsi="Times New Roman"/>
          <w:sz w:val="28"/>
          <w:szCs w:val="28"/>
        </w:rPr>
        <w:t xml:space="preserve"> with four main </w:t>
      </w:r>
      <w:r w:rsidR="003E79A0" w:rsidRPr="00791B53">
        <w:rPr>
          <w:rFonts w:ascii="Times New Roman" w:eastAsia="宋体" w:hAnsi="Times New Roman"/>
          <w:sz w:val="28"/>
          <w:szCs w:val="28"/>
        </w:rPr>
        <w:t>navigations</w:t>
      </w:r>
      <w:r w:rsidR="00A67680" w:rsidRPr="00791B53">
        <w:rPr>
          <w:rFonts w:ascii="Times New Roman" w:eastAsia="宋体" w:hAnsi="Times New Roman"/>
          <w:sz w:val="28"/>
          <w:szCs w:val="28"/>
        </w:rPr>
        <w:t xml:space="preserve"> (fragments)</w:t>
      </w:r>
      <w:r w:rsidR="00DE20B2" w:rsidRPr="00791B53">
        <w:rPr>
          <w:rFonts w:ascii="Times New Roman" w:eastAsia="宋体" w:hAnsi="Times New Roman"/>
          <w:sz w:val="28"/>
          <w:szCs w:val="28"/>
        </w:rPr>
        <w:t>. The all share the same ViewModel which is UI</w:t>
      </w:r>
      <w:r w:rsidR="00C6512F" w:rsidRPr="00791B53">
        <w:rPr>
          <w:rFonts w:ascii="Times New Roman" w:eastAsia="宋体" w:hAnsi="Times New Roman"/>
          <w:sz w:val="28"/>
          <w:szCs w:val="28"/>
        </w:rPr>
        <w:t>V</w:t>
      </w:r>
      <w:r w:rsidR="00DE20B2" w:rsidRPr="00791B53">
        <w:rPr>
          <w:rFonts w:ascii="Times New Roman" w:eastAsia="宋体" w:hAnsi="Times New Roman"/>
          <w:sz w:val="28"/>
          <w:szCs w:val="28"/>
        </w:rPr>
        <w:t>iew</w:t>
      </w:r>
      <w:r w:rsidR="00C6512F" w:rsidRPr="00791B53">
        <w:rPr>
          <w:rFonts w:ascii="Times New Roman" w:eastAsia="宋体" w:hAnsi="Times New Roman"/>
          <w:sz w:val="28"/>
          <w:szCs w:val="28"/>
        </w:rPr>
        <w:t>M</w:t>
      </w:r>
      <w:r w:rsidR="00DE20B2" w:rsidRPr="00791B53">
        <w:rPr>
          <w:rFonts w:ascii="Times New Roman" w:eastAsia="宋体" w:hAnsi="Times New Roman"/>
          <w:sz w:val="28"/>
          <w:szCs w:val="28"/>
        </w:rPr>
        <w:t>odel.</w:t>
      </w:r>
    </w:p>
    <w:p w14:paraId="44F5D3DF" w14:textId="2368AC5A" w:rsidR="006B05F6" w:rsidRPr="00791B53" w:rsidRDefault="00A67680" w:rsidP="009E2789">
      <w:pPr>
        <w:pStyle w:val="a5"/>
        <w:numPr>
          <w:ilvl w:val="0"/>
          <w:numId w:val="32"/>
        </w:numPr>
        <w:shd w:val="clear" w:color="auto" w:fill="FFFFFF"/>
        <w:rPr>
          <w:rFonts w:ascii="Times New Roman" w:eastAsia="宋体" w:hAnsi="Times New Roman"/>
          <w:sz w:val="28"/>
          <w:szCs w:val="28"/>
        </w:rPr>
      </w:pPr>
      <w:r w:rsidRPr="00791B53">
        <w:rPr>
          <w:rFonts w:ascii="Times New Roman" w:eastAsia="宋体" w:hAnsi="Times New Roman"/>
          <w:sz w:val="28"/>
          <w:szCs w:val="28"/>
        </w:rPr>
        <w:t>main</w:t>
      </w:r>
      <w:r w:rsidR="00D55741" w:rsidRPr="00791B53">
        <w:rPr>
          <w:rFonts w:ascii="Times New Roman" w:eastAsia="宋体" w:hAnsi="Times New Roman"/>
          <w:sz w:val="28"/>
          <w:szCs w:val="28"/>
        </w:rPr>
        <w:t>Navigation</w:t>
      </w:r>
      <w:r w:rsidR="00054998" w:rsidRPr="00791B53">
        <w:rPr>
          <w:rFonts w:ascii="Times New Roman" w:eastAsia="宋体" w:hAnsi="Times New Roman"/>
          <w:sz w:val="28"/>
          <w:szCs w:val="28"/>
        </w:rPr>
        <w:t>.xml</w:t>
      </w:r>
    </w:p>
    <w:p w14:paraId="3455936C" w14:textId="0AAD870E" w:rsidR="00425D2E" w:rsidRPr="00791B53" w:rsidRDefault="00425D2E" w:rsidP="00425D2E">
      <w:pPr>
        <w:pStyle w:val="a5"/>
        <w:numPr>
          <w:ilvl w:val="1"/>
          <w:numId w:val="32"/>
        </w:numPr>
        <w:shd w:val="clear" w:color="auto" w:fill="FFFFFF"/>
        <w:rPr>
          <w:rFonts w:ascii="Times New Roman" w:eastAsia="宋体" w:hAnsi="Times New Roman"/>
          <w:sz w:val="28"/>
          <w:szCs w:val="28"/>
        </w:rPr>
      </w:pPr>
      <w:r w:rsidRPr="00791B53">
        <w:rPr>
          <w:rFonts w:ascii="Times New Roman" w:eastAsia="宋体" w:hAnsi="Times New Roman"/>
          <w:sz w:val="28"/>
          <w:szCs w:val="28"/>
        </w:rPr>
        <w:t>bannerDetailFragment</w:t>
      </w:r>
      <w:r w:rsidR="00F549FF" w:rsidRPr="00791B53">
        <w:rPr>
          <w:rFonts w:ascii="Times New Roman" w:eastAsia="宋体" w:hAnsi="Times New Roman"/>
          <w:sz w:val="28"/>
          <w:szCs w:val="28"/>
        </w:rPr>
        <w:t>.xml</w:t>
      </w:r>
    </w:p>
    <w:p w14:paraId="10EF1249" w14:textId="2639A090" w:rsidR="00A67680" w:rsidRPr="00791B53" w:rsidRDefault="00D55741" w:rsidP="009E2789">
      <w:pPr>
        <w:pStyle w:val="a5"/>
        <w:numPr>
          <w:ilvl w:val="0"/>
          <w:numId w:val="32"/>
        </w:numPr>
        <w:shd w:val="clear" w:color="auto" w:fill="FFFFFF"/>
        <w:rPr>
          <w:rFonts w:ascii="Times New Roman" w:eastAsia="宋体" w:hAnsi="Times New Roman"/>
          <w:sz w:val="28"/>
          <w:szCs w:val="28"/>
        </w:rPr>
      </w:pPr>
      <w:r w:rsidRPr="00791B53">
        <w:rPr>
          <w:rFonts w:ascii="Times New Roman" w:eastAsia="宋体" w:hAnsi="Times New Roman"/>
          <w:sz w:val="28"/>
          <w:szCs w:val="28"/>
        </w:rPr>
        <w:t>postsNavigaiton</w:t>
      </w:r>
      <w:r w:rsidR="00F549FF" w:rsidRPr="00791B53">
        <w:rPr>
          <w:rFonts w:ascii="Times New Roman" w:eastAsia="宋体" w:hAnsi="Times New Roman"/>
          <w:sz w:val="28"/>
          <w:szCs w:val="28"/>
        </w:rPr>
        <w:t>.xml</w:t>
      </w:r>
    </w:p>
    <w:p w14:paraId="33C94442" w14:textId="77A3B792" w:rsidR="00D55741" w:rsidRPr="00791B53" w:rsidRDefault="00D55741" w:rsidP="009E2789">
      <w:pPr>
        <w:pStyle w:val="a5"/>
        <w:numPr>
          <w:ilvl w:val="0"/>
          <w:numId w:val="32"/>
        </w:numPr>
        <w:shd w:val="clear" w:color="auto" w:fill="FFFFFF"/>
        <w:rPr>
          <w:rFonts w:ascii="Times New Roman" w:eastAsia="宋体" w:hAnsi="Times New Roman"/>
          <w:sz w:val="28"/>
          <w:szCs w:val="28"/>
        </w:rPr>
      </w:pPr>
      <w:r w:rsidRPr="00791B53">
        <w:rPr>
          <w:rFonts w:ascii="Times New Roman" w:eastAsia="宋体" w:hAnsi="Times New Roman"/>
          <w:sz w:val="28"/>
          <w:szCs w:val="28"/>
        </w:rPr>
        <w:t>messageNavigation</w:t>
      </w:r>
      <w:r w:rsidR="00F549FF" w:rsidRPr="00791B53">
        <w:rPr>
          <w:rFonts w:ascii="Times New Roman" w:eastAsia="宋体" w:hAnsi="Times New Roman"/>
          <w:sz w:val="28"/>
          <w:szCs w:val="28"/>
        </w:rPr>
        <w:t>.xml</w:t>
      </w:r>
    </w:p>
    <w:p w14:paraId="567DA951" w14:textId="581CEB87" w:rsidR="00D237BB" w:rsidRPr="00791B53" w:rsidRDefault="00D237BB" w:rsidP="00D237BB">
      <w:pPr>
        <w:pStyle w:val="a5"/>
        <w:numPr>
          <w:ilvl w:val="1"/>
          <w:numId w:val="32"/>
        </w:numPr>
        <w:shd w:val="clear" w:color="auto" w:fill="FFFFFF"/>
        <w:rPr>
          <w:rFonts w:ascii="Times New Roman" w:eastAsia="宋体" w:hAnsi="Times New Roman"/>
          <w:sz w:val="28"/>
          <w:szCs w:val="28"/>
        </w:rPr>
      </w:pPr>
      <w:r w:rsidRPr="00791B53">
        <w:rPr>
          <w:rFonts w:ascii="Times New Roman" w:eastAsia="宋体" w:hAnsi="Times New Roman"/>
          <w:sz w:val="28"/>
          <w:szCs w:val="28"/>
        </w:rPr>
        <w:t>messageDetailFragment</w:t>
      </w:r>
      <w:r w:rsidR="00F549FF" w:rsidRPr="00791B53">
        <w:rPr>
          <w:rFonts w:ascii="Times New Roman" w:eastAsia="宋体" w:hAnsi="Times New Roman"/>
          <w:sz w:val="28"/>
          <w:szCs w:val="28"/>
        </w:rPr>
        <w:t>.xml</w:t>
      </w:r>
    </w:p>
    <w:p w14:paraId="1BC78692" w14:textId="5BA62E10" w:rsidR="00D55741" w:rsidRPr="00791B53" w:rsidRDefault="00D55741" w:rsidP="009E2789">
      <w:pPr>
        <w:pStyle w:val="a5"/>
        <w:numPr>
          <w:ilvl w:val="0"/>
          <w:numId w:val="32"/>
        </w:numPr>
        <w:shd w:val="clear" w:color="auto" w:fill="FFFFFF"/>
        <w:rPr>
          <w:rFonts w:ascii="Times New Roman" w:eastAsia="宋体" w:hAnsi="Times New Roman"/>
          <w:sz w:val="28"/>
          <w:szCs w:val="28"/>
        </w:rPr>
      </w:pPr>
      <w:r w:rsidRPr="00791B53">
        <w:rPr>
          <w:rFonts w:ascii="Times New Roman" w:eastAsia="宋体" w:hAnsi="Times New Roman"/>
          <w:sz w:val="28"/>
          <w:szCs w:val="28"/>
        </w:rPr>
        <w:t>userInfoNavigation</w:t>
      </w:r>
      <w:r w:rsidR="00F549FF" w:rsidRPr="00791B53">
        <w:rPr>
          <w:rFonts w:ascii="Times New Roman" w:eastAsia="宋体" w:hAnsi="Times New Roman"/>
          <w:sz w:val="28"/>
          <w:szCs w:val="28"/>
        </w:rPr>
        <w:t>.xml</w:t>
      </w:r>
    </w:p>
    <w:p w14:paraId="43E7D1AA" w14:textId="0F611278" w:rsidR="00B86232" w:rsidRPr="00791B53" w:rsidRDefault="00B86232" w:rsidP="00B86232">
      <w:pPr>
        <w:pStyle w:val="a5"/>
        <w:numPr>
          <w:ilvl w:val="1"/>
          <w:numId w:val="32"/>
        </w:numPr>
        <w:shd w:val="clear" w:color="auto" w:fill="FFFFFF"/>
        <w:rPr>
          <w:rFonts w:ascii="Times New Roman" w:eastAsia="宋体" w:hAnsi="Times New Roman"/>
          <w:sz w:val="28"/>
          <w:szCs w:val="28"/>
        </w:rPr>
      </w:pPr>
      <w:r w:rsidRPr="00791B53">
        <w:rPr>
          <w:rFonts w:ascii="Times New Roman" w:eastAsia="宋体" w:hAnsi="Times New Roman"/>
          <w:sz w:val="28"/>
          <w:szCs w:val="28"/>
        </w:rPr>
        <w:t>personalCenterFragment</w:t>
      </w:r>
      <w:r w:rsidR="00F549FF" w:rsidRPr="00791B53">
        <w:rPr>
          <w:rFonts w:ascii="Times New Roman" w:eastAsia="宋体" w:hAnsi="Times New Roman"/>
          <w:sz w:val="28"/>
          <w:szCs w:val="28"/>
        </w:rPr>
        <w:t>.xml</w:t>
      </w:r>
    </w:p>
    <w:p w14:paraId="553AD26F" w14:textId="07739811" w:rsidR="00B86232" w:rsidRPr="00791B53" w:rsidRDefault="00E12633" w:rsidP="00B86232">
      <w:pPr>
        <w:pStyle w:val="a5"/>
        <w:numPr>
          <w:ilvl w:val="1"/>
          <w:numId w:val="32"/>
        </w:numPr>
        <w:shd w:val="clear" w:color="auto" w:fill="FFFFFF"/>
        <w:rPr>
          <w:rFonts w:ascii="Times New Roman" w:eastAsia="宋体" w:hAnsi="Times New Roman"/>
          <w:sz w:val="28"/>
          <w:szCs w:val="28"/>
        </w:rPr>
      </w:pPr>
      <w:r w:rsidRPr="00791B53">
        <w:rPr>
          <w:rFonts w:ascii="Times New Roman" w:eastAsia="宋体" w:hAnsi="Times New Roman"/>
          <w:sz w:val="28"/>
          <w:szCs w:val="28"/>
        </w:rPr>
        <w:t>userPostFragment</w:t>
      </w:r>
      <w:r w:rsidR="00F549FF" w:rsidRPr="00791B53">
        <w:rPr>
          <w:rFonts w:ascii="Times New Roman" w:eastAsia="宋体" w:hAnsi="Times New Roman"/>
          <w:sz w:val="28"/>
          <w:szCs w:val="28"/>
        </w:rPr>
        <w:t>.xml</w:t>
      </w:r>
    </w:p>
    <w:p w14:paraId="1EF18D31" w14:textId="158678E1" w:rsidR="00DE73E0" w:rsidRPr="00791B53" w:rsidRDefault="00DE73E0" w:rsidP="00DE73E0">
      <w:pPr>
        <w:pStyle w:val="a5"/>
        <w:numPr>
          <w:ilvl w:val="2"/>
          <w:numId w:val="32"/>
        </w:numPr>
        <w:shd w:val="clear" w:color="auto" w:fill="FFFFFF"/>
        <w:rPr>
          <w:rFonts w:ascii="Times New Roman" w:eastAsia="宋体" w:hAnsi="Times New Roman"/>
          <w:sz w:val="28"/>
          <w:szCs w:val="28"/>
        </w:rPr>
      </w:pPr>
      <w:r w:rsidRPr="00791B53">
        <w:rPr>
          <w:rFonts w:ascii="Times New Roman" w:eastAsia="宋体" w:hAnsi="Times New Roman"/>
          <w:sz w:val="28"/>
          <w:szCs w:val="28"/>
        </w:rPr>
        <w:t>postDetailFragment</w:t>
      </w:r>
      <w:r w:rsidR="00F549FF" w:rsidRPr="00791B53">
        <w:rPr>
          <w:rFonts w:ascii="Times New Roman" w:eastAsia="宋体" w:hAnsi="Times New Roman"/>
          <w:sz w:val="28"/>
          <w:szCs w:val="28"/>
        </w:rPr>
        <w:t>.xml</w:t>
      </w:r>
    </w:p>
    <w:p w14:paraId="5844B3B7" w14:textId="4B8ADB80" w:rsidR="004A2C96" w:rsidRPr="00791B53" w:rsidRDefault="004A2C96" w:rsidP="00DE73E0">
      <w:pPr>
        <w:pStyle w:val="a5"/>
        <w:numPr>
          <w:ilvl w:val="2"/>
          <w:numId w:val="32"/>
        </w:numPr>
        <w:shd w:val="clear" w:color="auto" w:fill="FFFFFF"/>
        <w:rPr>
          <w:rFonts w:ascii="Times New Roman" w:eastAsia="宋体" w:hAnsi="Times New Roman"/>
          <w:sz w:val="28"/>
          <w:szCs w:val="28"/>
        </w:rPr>
      </w:pPr>
      <w:r w:rsidRPr="00791B53">
        <w:rPr>
          <w:rFonts w:ascii="Times New Roman" w:eastAsia="宋体" w:hAnsi="Times New Roman"/>
          <w:sz w:val="28"/>
          <w:szCs w:val="28"/>
        </w:rPr>
        <w:t>otherPersonalCenterFragment</w:t>
      </w:r>
      <w:r w:rsidR="00F549FF" w:rsidRPr="00791B53">
        <w:rPr>
          <w:rFonts w:ascii="Times New Roman" w:eastAsia="宋体" w:hAnsi="Times New Roman"/>
          <w:sz w:val="28"/>
          <w:szCs w:val="28"/>
        </w:rPr>
        <w:t>.xml</w:t>
      </w:r>
    </w:p>
    <w:p w14:paraId="0FA22B3D" w14:textId="18439ED6" w:rsidR="00E12633" w:rsidRPr="00791B53" w:rsidRDefault="00E12633" w:rsidP="00B86232">
      <w:pPr>
        <w:pStyle w:val="a5"/>
        <w:numPr>
          <w:ilvl w:val="1"/>
          <w:numId w:val="32"/>
        </w:numPr>
        <w:shd w:val="clear" w:color="auto" w:fill="FFFFFF"/>
        <w:rPr>
          <w:rFonts w:ascii="Times New Roman" w:eastAsia="宋体" w:hAnsi="Times New Roman"/>
          <w:sz w:val="28"/>
          <w:szCs w:val="28"/>
        </w:rPr>
      </w:pPr>
      <w:r w:rsidRPr="00791B53">
        <w:rPr>
          <w:rFonts w:ascii="Times New Roman" w:eastAsia="宋体" w:hAnsi="Times New Roman"/>
          <w:sz w:val="28"/>
          <w:szCs w:val="28"/>
        </w:rPr>
        <w:t>aboutFragment</w:t>
      </w:r>
      <w:r w:rsidR="00F549FF" w:rsidRPr="00791B53">
        <w:rPr>
          <w:rFonts w:ascii="Times New Roman" w:eastAsia="宋体" w:hAnsi="Times New Roman"/>
          <w:sz w:val="28"/>
          <w:szCs w:val="28"/>
        </w:rPr>
        <w:t>.xml</w:t>
      </w:r>
    </w:p>
    <w:p w14:paraId="7D81A45E" w14:textId="56B75B94" w:rsidR="00E12633" w:rsidRPr="00791B53" w:rsidRDefault="00B264DE" w:rsidP="00B86232">
      <w:pPr>
        <w:pStyle w:val="a5"/>
        <w:numPr>
          <w:ilvl w:val="1"/>
          <w:numId w:val="32"/>
        </w:numPr>
        <w:shd w:val="clear" w:color="auto" w:fill="FFFFFF"/>
        <w:rPr>
          <w:rFonts w:ascii="Times New Roman" w:eastAsia="宋体" w:hAnsi="Times New Roman"/>
          <w:sz w:val="28"/>
          <w:szCs w:val="28"/>
        </w:rPr>
      </w:pPr>
      <w:r w:rsidRPr="00791B53">
        <w:rPr>
          <w:rFonts w:ascii="Times New Roman" w:eastAsia="宋体" w:hAnsi="Times New Roman"/>
          <w:sz w:val="28"/>
          <w:szCs w:val="28"/>
        </w:rPr>
        <w:t>resetPasswordFragment</w:t>
      </w:r>
      <w:r w:rsidR="00F549FF" w:rsidRPr="00791B53">
        <w:rPr>
          <w:rFonts w:ascii="Times New Roman" w:eastAsia="宋体" w:hAnsi="Times New Roman"/>
          <w:sz w:val="28"/>
          <w:szCs w:val="28"/>
        </w:rPr>
        <w:t>.xml</w:t>
      </w:r>
    </w:p>
    <w:p w14:paraId="547F83BE" w14:textId="77777777" w:rsidR="00E3302D" w:rsidRPr="00791B53" w:rsidRDefault="00DE73E0" w:rsidP="00E3302D">
      <w:pPr>
        <w:pStyle w:val="a5"/>
        <w:numPr>
          <w:ilvl w:val="2"/>
          <w:numId w:val="32"/>
        </w:numPr>
        <w:shd w:val="clear" w:color="auto" w:fill="FFFFFF"/>
        <w:rPr>
          <w:rFonts w:ascii="Times New Roman" w:eastAsia="宋体" w:hAnsi="Times New Roman"/>
          <w:sz w:val="28"/>
          <w:szCs w:val="28"/>
        </w:rPr>
      </w:pPr>
      <w:r w:rsidRPr="00791B53">
        <w:rPr>
          <w:rFonts w:ascii="Times New Roman" w:eastAsia="宋体" w:hAnsi="Times New Roman"/>
          <w:sz w:val="28"/>
          <w:szCs w:val="28"/>
        </w:rPr>
        <w:t>photofragment</w:t>
      </w:r>
      <w:r w:rsidR="00F549FF" w:rsidRPr="00791B53">
        <w:rPr>
          <w:rFonts w:ascii="Times New Roman" w:eastAsia="宋体" w:hAnsi="Times New Roman"/>
          <w:sz w:val="28"/>
          <w:szCs w:val="28"/>
        </w:rPr>
        <w:t>.xml</w:t>
      </w:r>
    </w:p>
    <w:p w14:paraId="0C03EF39" w14:textId="0086F55C" w:rsidR="008C5E50" w:rsidRPr="00791B53" w:rsidRDefault="00E61372" w:rsidP="00E3302D">
      <w:pPr>
        <w:shd w:val="clear" w:color="auto" w:fill="FFFFFF"/>
        <w:jc w:val="center"/>
        <w:rPr>
          <w:rFonts w:ascii="Times New Roman" w:eastAsia="宋体" w:hAnsi="Times New Roman"/>
          <w:sz w:val="28"/>
          <w:szCs w:val="28"/>
        </w:rPr>
      </w:pPr>
      <w:r w:rsidRPr="00791B53">
        <w:rPr>
          <w:rFonts w:ascii="Times New Roman" w:hAnsi="Times New Roman"/>
          <w:noProof/>
        </w:rPr>
        <w:lastRenderedPageBreak/>
        <w:drawing>
          <wp:inline distT="0" distB="0" distL="0" distR="0" wp14:anchorId="117D7C08" wp14:editId="42D4A0E7">
            <wp:extent cx="5376333" cy="5267619"/>
            <wp:effectExtent l="0" t="0" r="0" b="0"/>
            <wp:docPr id="7" name="图片 7"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 Teams&#10;&#10;描述已自动生成"/>
                    <pic:cNvPicPr/>
                  </pic:nvPicPr>
                  <pic:blipFill>
                    <a:blip r:embed="rId13"/>
                    <a:stretch>
                      <a:fillRect/>
                    </a:stretch>
                  </pic:blipFill>
                  <pic:spPr>
                    <a:xfrm>
                      <a:off x="0" y="0"/>
                      <a:ext cx="5407488" cy="5298144"/>
                    </a:xfrm>
                    <a:prstGeom prst="rect">
                      <a:avLst/>
                    </a:prstGeom>
                  </pic:spPr>
                </pic:pic>
              </a:graphicData>
            </a:graphic>
          </wp:inline>
        </w:drawing>
      </w:r>
    </w:p>
    <w:p w14:paraId="0DFD21D2" w14:textId="4B96F0D9" w:rsidR="008C5E50" w:rsidRPr="00791B53" w:rsidRDefault="008C5E50" w:rsidP="00301E7B">
      <w:pPr>
        <w:pStyle w:val="ae"/>
        <w:jc w:val="center"/>
        <w:rPr>
          <w:rFonts w:ascii="Times New Roman" w:hAnsi="Times New Roman"/>
        </w:rPr>
      </w:pPr>
      <w:r w:rsidRPr="00791B53">
        <w:rPr>
          <w:rFonts w:ascii="Times New Roman" w:hAnsi="Times New Roman"/>
        </w:rPr>
        <w:t xml:space="preserve">Figure </w:t>
      </w:r>
      <w:r w:rsidRPr="00791B53">
        <w:rPr>
          <w:rFonts w:ascii="Times New Roman" w:hAnsi="Times New Roman"/>
        </w:rPr>
        <w:fldChar w:fldCharType="begin"/>
      </w:r>
      <w:r w:rsidRPr="00791B53">
        <w:rPr>
          <w:rFonts w:ascii="Times New Roman" w:hAnsi="Times New Roman"/>
        </w:rPr>
        <w:instrText xml:space="preserve"> SEQ Figure \* ARABIC </w:instrText>
      </w:r>
      <w:r w:rsidRPr="00791B53">
        <w:rPr>
          <w:rFonts w:ascii="Times New Roman" w:hAnsi="Times New Roman"/>
        </w:rPr>
        <w:fldChar w:fldCharType="separate"/>
      </w:r>
      <w:r w:rsidR="00F27DE1">
        <w:rPr>
          <w:rFonts w:ascii="Times New Roman" w:hAnsi="Times New Roman"/>
          <w:noProof/>
        </w:rPr>
        <w:t>2</w:t>
      </w:r>
      <w:r w:rsidRPr="00791B53">
        <w:rPr>
          <w:rFonts w:ascii="Times New Roman" w:hAnsi="Times New Roman"/>
        </w:rPr>
        <w:fldChar w:fldCharType="end"/>
      </w:r>
      <w:r w:rsidRPr="00791B53">
        <w:rPr>
          <w:rFonts w:ascii="Times New Roman" w:hAnsi="Times New Roman"/>
        </w:rPr>
        <w:t xml:space="preserve">: </w:t>
      </w:r>
      <w:r w:rsidR="00A57C48" w:rsidRPr="00791B53">
        <w:rPr>
          <w:rFonts w:ascii="Times New Roman" w:hAnsi="Times New Roman"/>
        </w:rPr>
        <w:t>activity_home (left) and activity_favorite(right)</w:t>
      </w:r>
    </w:p>
    <w:p w14:paraId="16924F7E" w14:textId="77777777" w:rsidR="00E61372" w:rsidRPr="00791B53" w:rsidRDefault="00E61372" w:rsidP="00B23100">
      <w:pPr>
        <w:shd w:val="clear" w:color="auto" w:fill="FFFFFF"/>
        <w:rPr>
          <w:rFonts w:ascii="Times New Roman" w:eastAsia="宋体" w:hAnsi="Times New Roman"/>
          <w:sz w:val="28"/>
          <w:szCs w:val="28"/>
        </w:rPr>
      </w:pPr>
    </w:p>
    <w:p w14:paraId="7465C56E" w14:textId="41D8005A" w:rsidR="00B23100" w:rsidRPr="00791B53" w:rsidRDefault="009A798A" w:rsidP="00B23100">
      <w:pPr>
        <w:shd w:val="clear" w:color="auto" w:fill="FFFFFF"/>
        <w:rPr>
          <w:rFonts w:ascii="Times New Roman" w:eastAsia="宋体" w:hAnsi="Times New Roman"/>
          <w:b/>
          <w:bCs/>
          <w:sz w:val="28"/>
          <w:szCs w:val="28"/>
        </w:rPr>
      </w:pPr>
      <w:r w:rsidRPr="00791B53">
        <w:rPr>
          <w:rFonts w:ascii="Times New Roman" w:eastAsia="宋体" w:hAnsi="Times New Roman"/>
          <w:b/>
          <w:bCs/>
          <w:sz w:val="28"/>
          <w:szCs w:val="28"/>
        </w:rPr>
        <w:t>Activity</w:t>
      </w:r>
      <w:r w:rsidR="007745AE" w:rsidRPr="00791B53">
        <w:rPr>
          <w:rFonts w:ascii="Times New Roman" w:eastAsia="宋体" w:hAnsi="Times New Roman"/>
          <w:b/>
          <w:bCs/>
          <w:sz w:val="28"/>
          <w:szCs w:val="28"/>
        </w:rPr>
        <w:t>_favorite:</w:t>
      </w:r>
    </w:p>
    <w:p w14:paraId="77621894" w14:textId="2AE625B6" w:rsidR="00144FD8" w:rsidRPr="00791B53" w:rsidRDefault="007745AE" w:rsidP="00144FD8">
      <w:pPr>
        <w:shd w:val="clear" w:color="auto" w:fill="FFFFFF"/>
        <w:rPr>
          <w:rFonts w:ascii="Times New Roman" w:eastAsia="宋体" w:hAnsi="Times New Roman"/>
          <w:sz w:val="28"/>
          <w:szCs w:val="28"/>
        </w:rPr>
      </w:pPr>
      <w:r w:rsidRPr="00791B53">
        <w:rPr>
          <w:rFonts w:ascii="Times New Roman" w:eastAsia="宋体" w:hAnsi="Times New Roman"/>
          <w:sz w:val="28"/>
          <w:szCs w:val="28"/>
        </w:rPr>
        <w:t>A bubble</w:t>
      </w:r>
      <w:r w:rsidR="00F84296" w:rsidRPr="00791B53">
        <w:rPr>
          <w:rFonts w:ascii="Times New Roman" w:eastAsia="宋体" w:hAnsi="Times New Roman"/>
          <w:sz w:val="28"/>
          <w:szCs w:val="28"/>
        </w:rPr>
        <w:t xml:space="preserve"> </w:t>
      </w:r>
      <w:r w:rsidRPr="00791B53">
        <w:rPr>
          <w:rFonts w:ascii="Times New Roman" w:eastAsia="宋体" w:hAnsi="Times New Roman"/>
          <w:sz w:val="28"/>
          <w:szCs w:val="28"/>
        </w:rPr>
        <w:t xml:space="preserve">picker </w:t>
      </w:r>
      <w:r w:rsidR="009E0D56">
        <w:rPr>
          <w:rFonts w:ascii="Times New Roman" w:eastAsia="宋体" w:hAnsi="Times New Roman"/>
          <w:sz w:val="28"/>
          <w:szCs w:val="28"/>
        </w:rPr>
        <w:t>that</w:t>
      </w:r>
      <w:r w:rsidR="00F84296" w:rsidRPr="00791B53">
        <w:rPr>
          <w:rFonts w:ascii="Times New Roman" w:eastAsia="宋体" w:hAnsi="Times New Roman"/>
          <w:sz w:val="28"/>
          <w:szCs w:val="28"/>
        </w:rPr>
        <w:t xml:space="preserve"> can only be implemented in activity</w:t>
      </w:r>
      <w:r w:rsidR="001F4F1D" w:rsidRPr="00791B53">
        <w:rPr>
          <w:rFonts w:ascii="Times New Roman" w:eastAsia="宋体" w:hAnsi="Times New Roman"/>
          <w:sz w:val="28"/>
          <w:szCs w:val="28"/>
        </w:rPr>
        <w:t xml:space="preserve"> (fragment error)</w:t>
      </w:r>
    </w:p>
    <w:p w14:paraId="4F3510F3" w14:textId="36B92235" w:rsidR="004E7E84" w:rsidRPr="00791B53" w:rsidRDefault="00DD3586" w:rsidP="00144FD8">
      <w:pPr>
        <w:shd w:val="clear" w:color="auto" w:fill="FFFFFF"/>
        <w:jc w:val="center"/>
        <w:rPr>
          <w:rFonts w:ascii="Times New Roman" w:eastAsia="宋体" w:hAnsi="Times New Roman"/>
          <w:sz w:val="28"/>
          <w:szCs w:val="28"/>
        </w:rPr>
      </w:pPr>
      <w:r w:rsidRPr="00791B53">
        <w:rPr>
          <w:rFonts w:ascii="Times New Roman" w:hAnsi="Times New Roman"/>
          <w:noProof/>
        </w:rPr>
        <w:lastRenderedPageBreak/>
        <w:drawing>
          <wp:inline distT="0" distB="0" distL="0" distR="0" wp14:anchorId="3899E93C" wp14:editId="05135598">
            <wp:extent cx="1236133" cy="2757543"/>
            <wp:effectExtent l="0" t="0" r="2540" b="5080"/>
            <wp:docPr id="8" name="图片 8"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气泡图&#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97807" cy="2895124"/>
                    </a:xfrm>
                    <a:prstGeom prst="rect">
                      <a:avLst/>
                    </a:prstGeom>
                    <a:noFill/>
                    <a:ln>
                      <a:noFill/>
                    </a:ln>
                  </pic:spPr>
                </pic:pic>
              </a:graphicData>
            </a:graphic>
          </wp:inline>
        </w:drawing>
      </w:r>
    </w:p>
    <w:p w14:paraId="757574EC" w14:textId="43396258" w:rsidR="003F6FE8" w:rsidRPr="00791B53" w:rsidRDefault="004E7E84" w:rsidP="00141EBA">
      <w:pPr>
        <w:pStyle w:val="ae"/>
        <w:jc w:val="center"/>
        <w:rPr>
          <w:rFonts w:ascii="Times New Roman" w:eastAsia="宋体" w:hAnsi="Times New Roman"/>
          <w:sz w:val="28"/>
          <w:szCs w:val="28"/>
        </w:rPr>
      </w:pPr>
      <w:r w:rsidRPr="00791B53">
        <w:rPr>
          <w:rFonts w:ascii="Times New Roman" w:hAnsi="Times New Roman"/>
        </w:rPr>
        <w:t xml:space="preserve">Figure </w:t>
      </w:r>
      <w:r w:rsidRPr="00791B53">
        <w:rPr>
          <w:rFonts w:ascii="Times New Roman" w:hAnsi="Times New Roman"/>
        </w:rPr>
        <w:fldChar w:fldCharType="begin"/>
      </w:r>
      <w:r w:rsidRPr="00791B53">
        <w:rPr>
          <w:rFonts w:ascii="Times New Roman" w:hAnsi="Times New Roman"/>
        </w:rPr>
        <w:instrText xml:space="preserve"> SEQ Figure \* ARABIC </w:instrText>
      </w:r>
      <w:r w:rsidRPr="00791B53">
        <w:rPr>
          <w:rFonts w:ascii="Times New Roman" w:hAnsi="Times New Roman"/>
        </w:rPr>
        <w:fldChar w:fldCharType="separate"/>
      </w:r>
      <w:r w:rsidR="00F27DE1">
        <w:rPr>
          <w:rFonts w:ascii="Times New Roman" w:hAnsi="Times New Roman"/>
          <w:noProof/>
        </w:rPr>
        <w:t>3</w:t>
      </w:r>
      <w:r w:rsidRPr="00791B53">
        <w:rPr>
          <w:rFonts w:ascii="Times New Roman" w:hAnsi="Times New Roman"/>
        </w:rPr>
        <w:fldChar w:fldCharType="end"/>
      </w:r>
      <w:r w:rsidRPr="00791B53">
        <w:rPr>
          <w:rFonts w:ascii="Times New Roman" w:hAnsi="Times New Roman"/>
        </w:rPr>
        <w:t>: Activity_favorite</w:t>
      </w:r>
    </w:p>
    <w:p w14:paraId="5926CA87" w14:textId="77777777" w:rsidR="00DD3586" w:rsidRPr="00791B53" w:rsidRDefault="00DD3586" w:rsidP="004D7FDC">
      <w:pPr>
        <w:shd w:val="clear" w:color="auto" w:fill="FFFFFF"/>
        <w:rPr>
          <w:rFonts w:ascii="Times New Roman" w:eastAsia="宋体" w:hAnsi="Times New Roman"/>
          <w:sz w:val="28"/>
          <w:szCs w:val="28"/>
        </w:rPr>
      </w:pPr>
    </w:p>
    <w:p w14:paraId="6F57F722" w14:textId="4B5A0A8C" w:rsidR="005F0538" w:rsidRPr="00791B53" w:rsidRDefault="00E33BD2" w:rsidP="004D7FDC">
      <w:pPr>
        <w:shd w:val="clear" w:color="auto" w:fill="FFFFFF"/>
        <w:rPr>
          <w:rFonts w:ascii="Times New Roman" w:eastAsia="宋体" w:hAnsi="Times New Roman"/>
          <w:b/>
          <w:bCs/>
          <w:sz w:val="28"/>
          <w:szCs w:val="28"/>
        </w:rPr>
      </w:pPr>
      <w:r w:rsidRPr="00791B53">
        <w:rPr>
          <w:rFonts w:ascii="Times New Roman" w:eastAsia="宋体" w:hAnsi="Times New Roman"/>
          <w:b/>
          <w:bCs/>
          <w:sz w:val="28"/>
          <w:szCs w:val="28"/>
        </w:rPr>
        <w:t>Other</w:t>
      </w:r>
      <w:r w:rsidR="009B35E2" w:rsidRPr="00791B53">
        <w:rPr>
          <w:rFonts w:ascii="Times New Roman" w:eastAsia="宋体" w:hAnsi="Times New Roman"/>
          <w:b/>
          <w:bCs/>
          <w:sz w:val="28"/>
          <w:szCs w:val="28"/>
        </w:rPr>
        <w:t xml:space="preserve"> fragment</w:t>
      </w:r>
      <w:r w:rsidR="004D30B2" w:rsidRPr="00791B53">
        <w:rPr>
          <w:rFonts w:ascii="Times New Roman" w:eastAsia="宋体" w:hAnsi="Times New Roman"/>
          <w:b/>
          <w:bCs/>
          <w:sz w:val="28"/>
          <w:szCs w:val="28"/>
        </w:rPr>
        <w:t>s</w:t>
      </w:r>
      <w:r w:rsidRPr="00791B53">
        <w:rPr>
          <w:rFonts w:ascii="Times New Roman" w:eastAsia="宋体" w:hAnsi="Times New Roman"/>
          <w:b/>
          <w:bCs/>
          <w:sz w:val="28"/>
          <w:szCs w:val="28"/>
        </w:rPr>
        <w:t>:</w:t>
      </w:r>
    </w:p>
    <w:p w14:paraId="730A84BC" w14:textId="1D38F4EA" w:rsidR="00400AAD" w:rsidRPr="00791B53" w:rsidRDefault="00E33BD2" w:rsidP="00400AAD">
      <w:pPr>
        <w:pStyle w:val="a5"/>
        <w:numPr>
          <w:ilvl w:val="0"/>
          <w:numId w:val="38"/>
        </w:numPr>
        <w:shd w:val="clear" w:color="auto" w:fill="FFFFFF"/>
        <w:rPr>
          <w:rFonts w:ascii="Times New Roman" w:eastAsia="宋体" w:hAnsi="Times New Roman"/>
          <w:sz w:val="28"/>
          <w:szCs w:val="28"/>
        </w:rPr>
      </w:pPr>
      <w:r w:rsidRPr="00791B53">
        <w:rPr>
          <w:rFonts w:ascii="Times New Roman" w:eastAsia="宋体" w:hAnsi="Times New Roman"/>
          <w:sz w:val="28"/>
          <w:szCs w:val="28"/>
        </w:rPr>
        <w:t>Item_post</w:t>
      </w:r>
      <w:r w:rsidR="00F549FF" w:rsidRPr="00791B53">
        <w:rPr>
          <w:rFonts w:ascii="Times New Roman" w:eastAsia="宋体" w:hAnsi="Times New Roman"/>
          <w:sz w:val="28"/>
          <w:szCs w:val="28"/>
        </w:rPr>
        <w:t>.xml</w:t>
      </w:r>
    </w:p>
    <w:p w14:paraId="23EEB2BE" w14:textId="2C9742EF" w:rsidR="00400AAD" w:rsidRPr="00791B53" w:rsidRDefault="00E33BD2" w:rsidP="00400AAD">
      <w:pPr>
        <w:pStyle w:val="a5"/>
        <w:numPr>
          <w:ilvl w:val="0"/>
          <w:numId w:val="38"/>
        </w:numPr>
        <w:shd w:val="clear" w:color="auto" w:fill="FFFFFF"/>
        <w:rPr>
          <w:rFonts w:ascii="Times New Roman" w:eastAsia="宋体" w:hAnsi="Times New Roman"/>
          <w:sz w:val="28"/>
          <w:szCs w:val="28"/>
        </w:rPr>
      </w:pPr>
      <w:r w:rsidRPr="00791B53">
        <w:rPr>
          <w:rFonts w:ascii="Times New Roman" w:eastAsia="宋体" w:hAnsi="Times New Roman"/>
          <w:sz w:val="28"/>
          <w:szCs w:val="28"/>
        </w:rPr>
        <w:t>Item_chat</w:t>
      </w:r>
      <w:r w:rsidR="00F549FF" w:rsidRPr="00791B53">
        <w:rPr>
          <w:rFonts w:ascii="Times New Roman" w:eastAsia="宋体" w:hAnsi="Times New Roman"/>
          <w:sz w:val="28"/>
          <w:szCs w:val="28"/>
        </w:rPr>
        <w:t>.xml</w:t>
      </w:r>
    </w:p>
    <w:p w14:paraId="53653EB0" w14:textId="2F49DEA9" w:rsidR="00400AAD" w:rsidRPr="00791B53" w:rsidRDefault="00E33BD2" w:rsidP="00400AAD">
      <w:pPr>
        <w:pStyle w:val="a5"/>
        <w:numPr>
          <w:ilvl w:val="0"/>
          <w:numId w:val="38"/>
        </w:numPr>
        <w:shd w:val="clear" w:color="auto" w:fill="FFFFFF"/>
        <w:rPr>
          <w:rFonts w:ascii="Times New Roman" w:eastAsia="宋体" w:hAnsi="Times New Roman"/>
          <w:sz w:val="28"/>
          <w:szCs w:val="28"/>
        </w:rPr>
      </w:pPr>
      <w:r w:rsidRPr="00791B53">
        <w:rPr>
          <w:rFonts w:ascii="Times New Roman" w:eastAsia="宋体" w:hAnsi="Times New Roman"/>
          <w:sz w:val="28"/>
          <w:szCs w:val="28"/>
        </w:rPr>
        <w:t>Item_</w:t>
      </w:r>
      <w:r w:rsidR="002E667F" w:rsidRPr="00791B53">
        <w:rPr>
          <w:rFonts w:ascii="Times New Roman" w:eastAsia="宋体" w:hAnsi="Times New Roman"/>
          <w:sz w:val="28"/>
          <w:szCs w:val="28"/>
        </w:rPr>
        <w:t>comment</w:t>
      </w:r>
      <w:r w:rsidR="00F549FF" w:rsidRPr="00791B53">
        <w:rPr>
          <w:rFonts w:ascii="Times New Roman" w:eastAsia="宋体" w:hAnsi="Times New Roman"/>
          <w:sz w:val="28"/>
          <w:szCs w:val="28"/>
        </w:rPr>
        <w:t>.xml</w:t>
      </w:r>
    </w:p>
    <w:p w14:paraId="488B2B4A" w14:textId="6654E589" w:rsidR="00400AAD" w:rsidRPr="00791B53" w:rsidRDefault="002E667F" w:rsidP="00400AAD">
      <w:pPr>
        <w:pStyle w:val="a5"/>
        <w:numPr>
          <w:ilvl w:val="0"/>
          <w:numId w:val="38"/>
        </w:numPr>
        <w:shd w:val="clear" w:color="auto" w:fill="FFFFFF"/>
        <w:rPr>
          <w:rFonts w:ascii="Times New Roman" w:eastAsia="宋体" w:hAnsi="Times New Roman"/>
          <w:sz w:val="28"/>
          <w:szCs w:val="28"/>
        </w:rPr>
      </w:pPr>
      <w:r w:rsidRPr="00791B53">
        <w:rPr>
          <w:rFonts w:ascii="Times New Roman" w:eastAsia="宋体" w:hAnsi="Times New Roman"/>
          <w:sz w:val="28"/>
          <w:szCs w:val="28"/>
        </w:rPr>
        <w:t>Item_message</w:t>
      </w:r>
      <w:r w:rsidR="00F549FF" w:rsidRPr="00791B53">
        <w:rPr>
          <w:rFonts w:ascii="Times New Roman" w:eastAsia="宋体" w:hAnsi="Times New Roman"/>
          <w:sz w:val="28"/>
          <w:szCs w:val="28"/>
        </w:rPr>
        <w:t>.xml</w:t>
      </w:r>
    </w:p>
    <w:p w14:paraId="14AFFA21" w14:textId="123B3285" w:rsidR="00400AAD" w:rsidRPr="00791B53" w:rsidRDefault="002E667F" w:rsidP="00400AAD">
      <w:pPr>
        <w:pStyle w:val="a5"/>
        <w:numPr>
          <w:ilvl w:val="0"/>
          <w:numId w:val="38"/>
        </w:numPr>
        <w:shd w:val="clear" w:color="auto" w:fill="FFFFFF"/>
        <w:rPr>
          <w:rFonts w:ascii="Times New Roman" w:eastAsia="宋体" w:hAnsi="Times New Roman"/>
          <w:sz w:val="28"/>
          <w:szCs w:val="28"/>
        </w:rPr>
      </w:pPr>
      <w:r w:rsidRPr="00791B53">
        <w:rPr>
          <w:rFonts w:ascii="Times New Roman" w:eastAsia="宋体" w:hAnsi="Times New Roman"/>
          <w:sz w:val="28"/>
          <w:szCs w:val="28"/>
        </w:rPr>
        <w:t>Item_picture</w:t>
      </w:r>
      <w:r w:rsidR="00F549FF" w:rsidRPr="00791B53">
        <w:rPr>
          <w:rFonts w:ascii="Times New Roman" w:eastAsia="宋体" w:hAnsi="Times New Roman"/>
          <w:sz w:val="28"/>
          <w:szCs w:val="28"/>
        </w:rPr>
        <w:t>.xml</w:t>
      </w:r>
    </w:p>
    <w:p w14:paraId="38B91B04" w14:textId="015872A0" w:rsidR="0071636D" w:rsidRPr="00791B53" w:rsidRDefault="00784612" w:rsidP="004D7FDC">
      <w:pPr>
        <w:shd w:val="clear" w:color="auto" w:fill="FFFFFF"/>
        <w:rPr>
          <w:rFonts w:ascii="Times New Roman" w:eastAsia="宋体" w:hAnsi="Times New Roman"/>
          <w:sz w:val="28"/>
          <w:szCs w:val="28"/>
        </w:rPr>
      </w:pPr>
      <w:r w:rsidRPr="00791B53">
        <w:rPr>
          <w:rFonts w:ascii="Times New Roman" w:eastAsia="宋体" w:hAnsi="Times New Roman"/>
          <w:sz w:val="28"/>
          <w:szCs w:val="28"/>
        </w:rPr>
        <w:t>Are d</w:t>
      </w:r>
      <w:r w:rsidR="002E667F" w:rsidRPr="00791B53">
        <w:rPr>
          <w:rFonts w:ascii="Times New Roman" w:eastAsia="宋体" w:hAnsi="Times New Roman"/>
          <w:sz w:val="28"/>
          <w:szCs w:val="28"/>
        </w:rPr>
        <w:t xml:space="preserve">efined for </w:t>
      </w:r>
      <w:r w:rsidR="00446CA9" w:rsidRPr="00791B53">
        <w:rPr>
          <w:rFonts w:ascii="Times New Roman" w:eastAsia="宋体" w:hAnsi="Times New Roman"/>
          <w:sz w:val="28"/>
          <w:szCs w:val="28"/>
        </w:rPr>
        <w:t xml:space="preserve">the </w:t>
      </w:r>
      <w:r w:rsidR="004E3316" w:rsidRPr="00791B53">
        <w:rPr>
          <w:rFonts w:ascii="Times New Roman" w:eastAsia="宋体" w:hAnsi="Times New Roman"/>
          <w:sz w:val="28"/>
          <w:szCs w:val="28"/>
        </w:rPr>
        <w:t xml:space="preserve">corresponding adapter and </w:t>
      </w:r>
      <w:r w:rsidR="002E667F" w:rsidRPr="00791B53">
        <w:rPr>
          <w:rFonts w:ascii="Times New Roman" w:eastAsia="宋体" w:hAnsi="Times New Roman"/>
          <w:sz w:val="28"/>
          <w:szCs w:val="28"/>
        </w:rPr>
        <w:t>recyc</w:t>
      </w:r>
      <w:r w:rsidR="00FD176A" w:rsidRPr="00791B53">
        <w:rPr>
          <w:rFonts w:ascii="Times New Roman" w:eastAsia="宋体" w:hAnsi="Times New Roman"/>
          <w:sz w:val="28"/>
          <w:szCs w:val="28"/>
        </w:rPr>
        <w:t>leView</w:t>
      </w:r>
      <w:r w:rsidR="00231D28" w:rsidRPr="00791B53">
        <w:rPr>
          <w:rFonts w:ascii="Times New Roman" w:eastAsia="宋体" w:hAnsi="Times New Roman"/>
          <w:sz w:val="28"/>
          <w:szCs w:val="28"/>
        </w:rPr>
        <w:t>.</w:t>
      </w:r>
      <w:r w:rsidR="000602B9">
        <w:rPr>
          <w:rFonts w:ascii="Times New Roman" w:eastAsia="宋体" w:hAnsi="Times New Roman"/>
          <w:sz w:val="28"/>
          <w:szCs w:val="28"/>
        </w:rPr>
        <w:t xml:space="preserve"> All </w:t>
      </w:r>
      <w:r w:rsidR="00A35F42">
        <w:rPr>
          <w:rFonts w:ascii="Times New Roman" w:eastAsia="宋体" w:hAnsi="Times New Roman"/>
          <w:sz w:val="28"/>
          <w:szCs w:val="28"/>
        </w:rPr>
        <w:t>adapters</w:t>
      </w:r>
      <w:r w:rsidR="000602B9">
        <w:rPr>
          <w:rFonts w:ascii="Times New Roman" w:eastAsia="宋体" w:hAnsi="Times New Roman"/>
          <w:sz w:val="28"/>
          <w:szCs w:val="28"/>
        </w:rPr>
        <w:t xml:space="preserve"> are more or less the same.</w:t>
      </w:r>
      <w:r w:rsidR="000A316D">
        <w:rPr>
          <w:rFonts w:ascii="Times New Roman" w:eastAsia="宋体" w:hAnsi="Times New Roman"/>
          <w:sz w:val="28"/>
          <w:szCs w:val="28"/>
        </w:rPr>
        <w:t xml:space="preserve"> While the onClickListener</w:t>
      </w:r>
      <w:r w:rsidR="00D34403">
        <w:rPr>
          <w:rFonts w:ascii="Times New Roman" w:eastAsia="宋体" w:hAnsi="Times New Roman"/>
          <w:sz w:val="28"/>
          <w:szCs w:val="28"/>
        </w:rPr>
        <w:t>()</w:t>
      </w:r>
      <w:r w:rsidR="000A316D">
        <w:rPr>
          <w:rFonts w:ascii="Times New Roman" w:eastAsia="宋体" w:hAnsi="Times New Roman"/>
          <w:sz w:val="28"/>
          <w:szCs w:val="28"/>
        </w:rPr>
        <w:t xml:space="preserve"> is different to achieve</w:t>
      </w:r>
      <w:r w:rsidR="00A35F42">
        <w:rPr>
          <w:rFonts w:ascii="Times New Roman" w:eastAsia="宋体" w:hAnsi="Times New Roman"/>
          <w:sz w:val="28"/>
          <w:szCs w:val="28"/>
        </w:rPr>
        <w:t>.</w:t>
      </w:r>
    </w:p>
    <w:p w14:paraId="42C513BC" w14:textId="77777777" w:rsidR="00400AAD" w:rsidRPr="00791B53" w:rsidRDefault="00400AAD" w:rsidP="004D7FDC">
      <w:pPr>
        <w:shd w:val="clear" w:color="auto" w:fill="FFFFFF"/>
        <w:rPr>
          <w:rFonts w:ascii="Times New Roman" w:eastAsia="宋体" w:hAnsi="Times New Roman"/>
          <w:sz w:val="28"/>
          <w:szCs w:val="28"/>
        </w:rPr>
      </w:pPr>
    </w:p>
    <w:p w14:paraId="620F1B52" w14:textId="72797E2F" w:rsidR="0080051F" w:rsidRPr="00791B53" w:rsidRDefault="00720EE5" w:rsidP="004D7FDC">
      <w:pPr>
        <w:shd w:val="clear" w:color="auto" w:fill="FFFFFF"/>
        <w:rPr>
          <w:rFonts w:ascii="Times New Roman" w:eastAsia="宋体" w:hAnsi="Times New Roman"/>
          <w:sz w:val="28"/>
          <w:szCs w:val="28"/>
        </w:rPr>
      </w:pPr>
      <w:r w:rsidRPr="00791B53">
        <w:rPr>
          <w:rFonts w:ascii="Times New Roman" w:eastAsia="宋体" w:hAnsi="Times New Roman"/>
          <w:color w:val="FF0000"/>
          <w:sz w:val="28"/>
          <w:szCs w:val="28"/>
        </w:rPr>
        <w:t xml:space="preserve">Note: </w:t>
      </w:r>
      <w:r w:rsidR="0080051F" w:rsidRPr="00791B53">
        <w:rPr>
          <w:rFonts w:ascii="Times New Roman" w:eastAsia="宋体" w:hAnsi="Times New Roman"/>
          <w:sz w:val="28"/>
          <w:szCs w:val="28"/>
        </w:rPr>
        <w:t xml:space="preserve">Detail </w:t>
      </w:r>
      <w:r w:rsidR="006E46D7" w:rsidRPr="00791B53">
        <w:rPr>
          <w:rFonts w:ascii="Times New Roman" w:eastAsia="宋体" w:hAnsi="Times New Roman"/>
          <w:sz w:val="28"/>
          <w:szCs w:val="28"/>
        </w:rPr>
        <w:t xml:space="preserve">activity and </w:t>
      </w:r>
      <w:r w:rsidR="0080051F" w:rsidRPr="00791B53">
        <w:rPr>
          <w:rFonts w:ascii="Times New Roman" w:eastAsia="宋体" w:hAnsi="Times New Roman"/>
          <w:sz w:val="28"/>
          <w:szCs w:val="28"/>
        </w:rPr>
        <w:t xml:space="preserve">fragment information can be found under </w:t>
      </w:r>
      <w:r w:rsidR="00446CA9" w:rsidRPr="00791B53">
        <w:rPr>
          <w:rFonts w:ascii="Times New Roman" w:eastAsia="宋体" w:hAnsi="Times New Roman"/>
          <w:sz w:val="28"/>
          <w:szCs w:val="28"/>
        </w:rPr>
        <w:t xml:space="preserve">the </w:t>
      </w:r>
      <w:r w:rsidR="008F2FBB" w:rsidRPr="00791B53">
        <w:rPr>
          <w:rFonts w:ascii="Times New Roman" w:eastAsia="宋体" w:hAnsi="Times New Roman"/>
          <w:sz w:val="28"/>
          <w:szCs w:val="28"/>
          <w:u w:val="single"/>
        </w:rPr>
        <w:t>res</w:t>
      </w:r>
      <w:r w:rsidR="0032178C" w:rsidRPr="00791B53">
        <w:rPr>
          <w:rFonts w:ascii="Times New Roman" w:eastAsia="宋体" w:hAnsi="Times New Roman"/>
          <w:sz w:val="28"/>
          <w:szCs w:val="28"/>
          <w:u w:val="single"/>
        </w:rPr>
        <w:t xml:space="preserve"> </w:t>
      </w:r>
      <w:r w:rsidR="008F2FBB" w:rsidRPr="00791B53">
        <w:rPr>
          <w:rFonts w:ascii="Times New Roman" w:eastAsia="宋体" w:hAnsi="Times New Roman"/>
          <w:sz w:val="28"/>
          <w:szCs w:val="28"/>
          <w:u w:val="single"/>
        </w:rPr>
        <w:t>-&gt;</w:t>
      </w:r>
      <w:r w:rsidR="0032178C" w:rsidRPr="00791B53">
        <w:rPr>
          <w:rFonts w:ascii="Times New Roman" w:eastAsia="宋体" w:hAnsi="Times New Roman"/>
          <w:sz w:val="28"/>
          <w:szCs w:val="28"/>
          <w:u w:val="single"/>
        </w:rPr>
        <w:t xml:space="preserve"> </w:t>
      </w:r>
      <w:r w:rsidR="0080051F" w:rsidRPr="00791B53">
        <w:rPr>
          <w:rFonts w:ascii="Times New Roman" w:eastAsia="宋体" w:hAnsi="Times New Roman"/>
          <w:sz w:val="28"/>
          <w:szCs w:val="28"/>
          <w:u w:val="single"/>
        </w:rPr>
        <w:t>navigation</w:t>
      </w:r>
      <w:r w:rsidR="0080051F" w:rsidRPr="00791B53">
        <w:rPr>
          <w:rFonts w:ascii="Times New Roman" w:eastAsia="宋体" w:hAnsi="Times New Roman"/>
          <w:sz w:val="28"/>
          <w:szCs w:val="28"/>
        </w:rPr>
        <w:t xml:space="preserve"> folder of </w:t>
      </w:r>
      <w:r w:rsidR="00446CA9" w:rsidRPr="00791B53">
        <w:rPr>
          <w:rFonts w:ascii="Times New Roman" w:eastAsia="宋体" w:hAnsi="Times New Roman"/>
          <w:sz w:val="28"/>
          <w:szCs w:val="28"/>
        </w:rPr>
        <w:t xml:space="preserve">the </w:t>
      </w:r>
      <w:r w:rsidR="00FD6F55" w:rsidRPr="00791B53">
        <w:rPr>
          <w:rFonts w:ascii="Times New Roman" w:eastAsia="宋体" w:hAnsi="Times New Roman"/>
          <w:sz w:val="28"/>
          <w:szCs w:val="28"/>
        </w:rPr>
        <w:t>project code.</w:t>
      </w:r>
      <w:r w:rsidR="0071636D" w:rsidRPr="00791B53">
        <w:rPr>
          <w:rFonts w:ascii="Times New Roman" w:eastAsia="宋体" w:hAnsi="Times New Roman"/>
          <w:sz w:val="28"/>
          <w:szCs w:val="28"/>
        </w:rPr>
        <w:t xml:space="preserve"> </w:t>
      </w:r>
    </w:p>
    <w:p w14:paraId="1DCC8248" w14:textId="570E662C" w:rsidR="00400AAD" w:rsidRPr="00791B53" w:rsidRDefault="00400AAD" w:rsidP="000122A2">
      <w:pPr>
        <w:shd w:val="clear" w:color="auto" w:fill="FFFFFF"/>
        <w:jc w:val="center"/>
        <w:rPr>
          <w:rFonts w:ascii="Times New Roman" w:eastAsia="宋体" w:hAnsi="Times New Roman"/>
          <w:sz w:val="28"/>
          <w:szCs w:val="28"/>
        </w:rPr>
      </w:pPr>
      <w:r w:rsidRPr="00791B53">
        <w:rPr>
          <w:rFonts w:ascii="Times New Roman" w:eastAsia="宋体" w:hAnsi="Times New Roman"/>
          <w:noProof/>
          <w:sz w:val="28"/>
          <w:szCs w:val="28"/>
        </w:rPr>
        <w:drawing>
          <wp:inline distT="0" distB="0" distL="0" distR="0" wp14:anchorId="1ECC7045" wp14:editId="23FBCF86">
            <wp:extent cx="1914792" cy="581106"/>
            <wp:effectExtent l="0" t="0" r="9525" b="9525"/>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5"/>
                    <a:stretch>
                      <a:fillRect/>
                    </a:stretch>
                  </pic:blipFill>
                  <pic:spPr>
                    <a:xfrm>
                      <a:off x="0" y="0"/>
                      <a:ext cx="1914792" cy="581106"/>
                    </a:xfrm>
                    <a:prstGeom prst="rect">
                      <a:avLst/>
                    </a:prstGeom>
                  </pic:spPr>
                </pic:pic>
              </a:graphicData>
            </a:graphic>
          </wp:inline>
        </w:drawing>
      </w:r>
    </w:p>
    <w:p w14:paraId="484A90FA" w14:textId="5E72867E" w:rsidR="00400AAD" w:rsidRPr="00791B53" w:rsidRDefault="00400AAD" w:rsidP="00784612">
      <w:pPr>
        <w:rPr>
          <w:rFonts w:ascii="Times New Roman" w:eastAsia="宋体" w:hAnsi="Times New Roman"/>
          <w:sz w:val="28"/>
          <w:szCs w:val="28"/>
        </w:rPr>
      </w:pPr>
    </w:p>
    <w:p w14:paraId="55A1FF46" w14:textId="77777777" w:rsidR="00B22B7B" w:rsidRPr="00791B53" w:rsidRDefault="00B22B7B" w:rsidP="00131153">
      <w:pPr>
        <w:pStyle w:val="2"/>
        <w:numPr>
          <w:ilvl w:val="1"/>
          <w:numId w:val="7"/>
        </w:numPr>
        <w:rPr>
          <w:rFonts w:ascii="Times New Roman" w:hAnsi="Times New Roman" w:cs="Times New Roman"/>
          <w:sz w:val="36"/>
          <w:szCs w:val="36"/>
        </w:rPr>
      </w:pPr>
      <w:bookmarkStart w:id="16" w:name="_Toc121436860"/>
      <w:r w:rsidRPr="00791B53">
        <w:rPr>
          <w:rFonts w:ascii="Times New Roman" w:hAnsi="Times New Roman" w:cs="Times New Roman"/>
          <w:sz w:val="36"/>
          <w:szCs w:val="36"/>
        </w:rPr>
        <w:t>Implementation</w:t>
      </w:r>
      <w:bookmarkEnd w:id="16"/>
    </w:p>
    <w:p w14:paraId="198DC9E8" w14:textId="126EB446" w:rsidR="007533FD" w:rsidRPr="00791B53" w:rsidRDefault="003D3145" w:rsidP="007533FD">
      <w:pPr>
        <w:rPr>
          <w:rFonts w:ascii="Times New Roman" w:eastAsia="宋体" w:hAnsi="Times New Roman"/>
          <w:b/>
          <w:bCs/>
          <w:color w:val="8EAADB" w:themeColor="accent1" w:themeTint="99"/>
          <w:sz w:val="28"/>
          <w:szCs w:val="28"/>
        </w:rPr>
      </w:pPr>
      <w:r w:rsidRPr="00791B53">
        <w:rPr>
          <w:rFonts w:ascii="Times New Roman" w:eastAsia="宋体" w:hAnsi="Times New Roman"/>
          <w:b/>
          <w:bCs/>
          <w:color w:val="8EAADB" w:themeColor="accent1" w:themeTint="99"/>
        </w:rPr>
        <w:t>This part</w:t>
      </w:r>
      <w:r w:rsidR="00EA188F" w:rsidRPr="00791B53">
        <w:rPr>
          <w:rFonts w:ascii="Times New Roman" w:eastAsia="宋体" w:hAnsi="Times New Roman"/>
          <w:b/>
          <w:bCs/>
          <w:color w:val="8EAADB" w:themeColor="accent1" w:themeTint="99"/>
        </w:rPr>
        <w:t xml:space="preserve"> </w:t>
      </w:r>
      <w:r w:rsidR="006658A0" w:rsidRPr="00791B53">
        <w:rPr>
          <w:rFonts w:ascii="Times New Roman" w:eastAsia="宋体" w:hAnsi="Times New Roman"/>
          <w:b/>
          <w:bCs/>
          <w:color w:val="8EAADB" w:themeColor="accent1" w:themeTint="99"/>
        </w:rPr>
        <w:t>demonstrates</w:t>
      </w:r>
      <w:r w:rsidR="00EA188F" w:rsidRPr="00791B53">
        <w:rPr>
          <w:rFonts w:ascii="Times New Roman" w:eastAsia="宋体" w:hAnsi="Times New Roman"/>
          <w:b/>
          <w:bCs/>
          <w:color w:val="8EAADB" w:themeColor="accent1" w:themeTint="99"/>
        </w:rPr>
        <w:t xml:space="preserve"> the implementation details</w:t>
      </w:r>
      <w:r w:rsidR="00376022" w:rsidRPr="00791B53">
        <w:rPr>
          <w:rFonts w:ascii="Times New Roman" w:eastAsia="宋体" w:hAnsi="Times New Roman"/>
          <w:b/>
          <w:bCs/>
          <w:color w:val="8EAADB" w:themeColor="accent1" w:themeTint="99"/>
        </w:rPr>
        <w:t>.</w:t>
      </w:r>
    </w:p>
    <w:p w14:paraId="76ECB415" w14:textId="77777777" w:rsidR="008273E0" w:rsidRPr="00791B53" w:rsidRDefault="008273E0" w:rsidP="007533FD">
      <w:pPr>
        <w:rPr>
          <w:rFonts w:ascii="Times New Roman" w:eastAsia="宋体" w:hAnsi="Times New Roman"/>
          <w:b/>
          <w:bCs/>
          <w:color w:val="8EAADB" w:themeColor="accent1" w:themeTint="99"/>
          <w:sz w:val="28"/>
          <w:szCs w:val="28"/>
        </w:rPr>
      </w:pPr>
    </w:p>
    <w:p w14:paraId="012227F4" w14:textId="36F7F092" w:rsidR="00053F27" w:rsidRPr="00791B53" w:rsidRDefault="00927EAA" w:rsidP="00131153">
      <w:pPr>
        <w:pStyle w:val="2"/>
        <w:numPr>
          <w:ilvl w:val="2"/>
          <w:numId w:val="7"/>
        </w:numPr>
        <w:rPr>
          <w:rFonts w:ascii="Times New Roman" w:hAnsi="Times New Roman" w:cs="Times New Roman"/>
          <w:sz w:val="32"/>
          <w:szCs w:val="32"/>
        </w:rPr>
      </w:pPr>
      <w:bookmarkStart w:id="17" w:name="_Toc121436861"/>
      <w:r w:rsidRPr="00791B53">
        <w:rPr>
          <w:rFonts w:ascii="Times New Roman" w:hAnsi="Times New Roman" w:cs="Times New Roman"/>
        </w:rPr>
        <w:t>Server API</w:t>
      </w:r>
      <w:r w:rsidR="009C609F" w:rsidRPr="00791B53">
        <w:rPr>
          <w:rFonts w:ascii="Times New Roman" w:hAnsi="Times New Roman" w:cs="Times New Roman"/>
        </w:rPr>
        <w:t xml:space="preserve"> in python</w:t>
      </w:r>
      <w:bookmarkEnd w:id="17"/>
    </w:p>
    <w:p w14:paraId="6554DF28" w14:textId="4501B711" w:rsidR="00884488" w:rsidRPr="00791B53" w:rsidRDefault="00A30801" w:rsidP="002C3274">
      <w:pPr>
        <w:shd w:val="clear" w:color="auto" w:fill="FFFFFF"/>
        <w:rPr>
          <w:rFonts w:ascii="Times New Roman" w:eastAsia="宋体" w:hAnsi="Times New Roman"/>
          <w:sz w:val="28"/>
          <w:szCs w:val="28"/>
        </w:rPr>
      </w:pPr>
      <w:r w:rsidRPr="00791B53">
        <w:rPr>
          <w:rFonts w:ascii="Times New Roman" w:eastAsia="宋体" w:hAnsi="Times New Roman"/>
          <w:sz w:val="28"/>
          <w:szCs w:val="28"/>
        </w:rPr>
        <w:t xml:space="preserve">Mainly by </w:t>
      </w:r>
      <w:r w:rsidR="00446CA9" w:rsidRPr="00791B53">
        <w:rPr>
          <w:rFonts w:ascii="Times New Roman" w:eastAsia="宋体" w:hAnsi="Times New Roman"/>
          <w:sz w:val="28"/>
          <w:szCs w:val="28"/>
        </w:rPr>
        <w:t>importing</w:t>
      </w:r>
      <w:r w:rsidRPr="00791B53">
        <w:rPr>
          <w:rFonts w:ascii="Times New Roman" w:eastAsia="宋体" w:hAnsi="Times New Roman"/>
          <w:sz w:val="28"/>
          <w:szCs w:val="28"/>
        </w:rPr>
        <w:t xml:space="preserve"> f</w:t>
      </w:r>
      <w:r w:rsidR="00843160" w:rsidRPr="00791B53">
        <w:rPr>
          <w:rFonts w:ascii="Times New Roman" w:eastAsia="宋体" w:hAnsi="Times New Roman"/>
          <w:sz w:val="28"/>
          <w:szCs w:val="28"/>
        </w:rPr>
        <w:t>lask</w:t>
      </w:r>
      <w:r w:rsidR="00801C77" w:rsidRPr="00791B53">
        <w:rPr>
          <w:rFonts w:ascii="Times New Roman" w:eastAsia="宋体" w:hAnsi="Times New Roman"/>
          <w:sz w:val="28"/>
          <w:szCs w:val="28"/>
        </w:rPr>
        <w:t xml:space="preserve"> and</w:t>
      </w:r>
      <w:r w:rsidR="00843160" w:rsidRPr="00791B53">
        <w:rPr>
          <w:rFonts w:ascii="Times New Roman" w:eastAsia="宋体" w:hAnsi="Times New Roman"/>
          <w:sz w:val="28"/>
          <w:szCs w:val="28"/>
        </w:rPr>
        <w:t xml:space="preserve"> pymong</w:t>
      </w:r>
      <w:r w:rsidR="005A13A4" w:rsidRPr="00791B53">
        <w:rPr>
          <w:rFonts w:ascii="Times New Roman" w:eastAsia="宋体" w:hAnsi="Times New Roman"/>
          <w:sz w:val="28"/>
          <w:szCs w:val="28"/>
        </w:rPr>
        <w:t>o</w:t>
      </w:r>
      <w:r w:rsidR="007F0CB2" w:rsidRPr="00791B53">
        <w:rPr>
          <w:rFonts w:ascii="Times New Roman" w:eastAsia="宋体" w:hAnsi="Times New Roman"/>
          <w:sz w:val="28"/>
          <w:szCs w:val="28"/>
        </w:rPr>
        <w:t>.</w:t>
      </w:r>
    </w:p>
    <w:p w14:paraId="0A4C5647" w14:textId="043F11AB" w:rsidR="004521A9" w:rsidRPr="00791B53" w:rsidRDefault="000B548B" w:rsidP="00306925">
      <w:pPr>
        <w:jc w:val="center"/>
        <w:rPr>
          <w:rFonts w:ascii="Times New Roman" w:eastAsia="宋体" w:hAnsi="Times New Roman"/>
          <w:b/>
          <w:bCs/>
          <w:color w:val="8EAADB" w:themeColor="accent1" w:themeTint="99"/>
          <w:sz w:val="28"/>
          <w:szCs w:val="28"/>
        </w:rPr>
      </w:pPr>
      <w:r w:rsidRPr="00791B53">
        <w:rPr>
          <w:rFonts w:ascii="Times New Roman" w:eastAsia="宋体" w:hAnsi="Times New Roman"/>
          <w:b/>
          <w:bCs/>
          <w:noProof/>
          <w:color w:val="8EAADB" w:themeColor="accent1" w:themeTint="99"/>
          <w:sz w:val="28"/>
          <w:szCs w:val="28"/>
        </w:rPr>
        <w:drawing>
          <wp:inline distT="0" distB="0" distL="0" distR="0" wp14:anchorId="3F57CDB2" wp14:editId="29FCB5CE">
            <wp:extent cx="4339134" cy="5604933"/>
            <wp:effectExtent l="0" t="0" r="4445" b="0"/>
            <wp:docPr id="13" name="图片 13"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截图&#10;&#10;描述已自动生成"/>
                    <pic:cNvPicPr/>
                  </pic:nvPicPr>
                  <pic:blipFill>
                    <a:blip r:embed="rId16"/>
                    <a:stretch>
                      <a:fillRect/>
                    </a:stretch>
                  </pic:blipFill>
                  <pic:spPr>
                    <a:xfrm>
                      <a:off x="0" y="0"/>
                      <a:ext cx="4342239" cy="5608943"/>
                    </a:xfrm>
                    <a:prstGeom prst="rect">
                      <a:avLst/>
                    </a:prstGeom>
                  </pic:spPr>
                </pic:pic>
              </a:graphicData>
            </a:graphic>
          </wp:inline>
        </w:drawing>
      </w:r>
    </w:p>
    <w:p w14:paraId="7E6D4124" w14:textId="77777777" w:rsidR="00784612" w:rsidRPr="00791B53" w:rsidRDefault="00784612" w:rsidP="007533FD">
      <w:pPr>
        <w:rPr>
          <w:rFonts w:ascii="Times New Roman" w:eastAsia="宋体" w:hAnsi="Times New Roman"/>
          <w:b/>
          <w:bCs/>
          <w:color w:val="8EAADB" w:themeColor="accent1" w:themeTint="99"/>
          <w:sz w:val="28"/>
          <w:szCs w:val="28"/>
        </w:rPr>
      </w:pPr>
    </w:p>
    <w:p w14:paraId="4989EB51" w14:textId="00DE018D" w:rsidR="004521A9" w:rsidRPr="00791B53" w:rsidRDefault="009F2C0F" w:rsidP="004521A9">
      <w:pPr>
        <w:pStyle w:val="2"/>
        <w:numPr>
          <w:ilvl w:val="2"/>
          <w:numId w:val="7"/>
        </w:numPr>
        <w:rPr>
          <w:rFonts w:ascii="Times New Roman" w:hAnsi="Times New Roman" w:cs="Times New Roman"/>
        </w:rPr>
      </w:pPr>
      <w:bookmarkStart w:id="18" w:name="_Toc121436862"/>
      <w:r w:rsidRPr="00791B53">
        <w:rPr>
          <w:rFonts w:ascii="Times New Roman" w:hAnsi="Times New Roman" w:cs="Times New Roman"/>
        </w:rPr>
        <w:lastRenderedPageBreak/>
        <w:t xml:space="preserve">Server API in </w:t>
      </w:r>
      <w:r w:rsidR="00F3425F" w:rsidRPr="00791B53">
        <w:rPr>
          <w:rFonts w:ascii="Times New Roman" w:hAnsi="Times New Roman" w:cs="Times New Roman"/>
        </w:rPr>
        <w:t>Kotlin</w:t>
      </w:r>
      <w:bookmarkEnd w:id="18"/>
    </w:p>
    <w:p w14:paraId="72E1D370" w14:textId="682CCCB8" w:rsidR="003B15C7" w:rsidRPr="00791B53" w:rsidRDefault="004521A9" w:rsidP="003B15C7">
      <w:pPr>
        <w:shd w:val="clear" w:color="auto" w:fill="FFFFFF"/>
        <w:rPr>
          <w:rFonts w:ascii="Times New Roman" w:eastAsia="宋体" w:hAnsi="Times New Roman"/>
          <w:sz w:val="28"/>
          <w:szCs w:val="28"/>
        </w:rPr>
      </w:pPr>
      <w:r w:rsidRPr="00791B53">
        <w:rPr>
          <w:rFonts w:ascii="Times New Roman" w:eastAsia="宋体" w:hAnsi="Times New Roman"/>
          <w:sz w:val="28"/>
          <w:szCs w:val="28"/>
        </w:rPr>
        <w:t xml:space="preserve">Mainly by retrofit2 and Gson. Similar to what we </w:t>
      </w:r>
      <w:r w:rsidR="00D0590E" w:rsidRPr="00791B53">
        <w:rPr>
          <w:rFonts w:ascii="Times New Roman" w:eastAsia="宋体" w:hAnsi="Times New Roman"/>
          <w:sz w:val="28"/>
          <w:szCs w:val="28"/>
        </w:rPr>
        <w:t>learned</w:t>
      </w:r>
      <w:r w:rsidRPr="00791B53">
        <w:rPr>
          <w:rFonts w:ascii="Times New Roman" w:eastAsia="宋体" w:hAnsi="Times New Roman"/>
          <w:sz w:val="28"/>
          <w:szCs w:val="28"/>
        </w:rPr>
        <w:t xml:space="preserve"> in Week 10.</w:t>
      </w:r>
    </w:p>
    <w:p w14:paraId="52EA25B2" w14:textId="3F852B7B" w:rsidR="00784612" w:rsidRPr="00791B53" w:rsidRDefault="004521A9" w:rsidP="003B15C7">
      <w:pPr>
        <w:shd w:val="clear" w:color="auto" w:fill="FFFFFF"/>
        <w:jc w:val="center"/>
        <w:rPr>
          <w:rFonts w:ascii="Times New Roman" w:eastAsia="宋体" w:hAnsi="Times New Roman"/>
          <w:sz w:val="28"/>
          <w:szCs w:val="28"/>
        </w:rPr>
      </w:pPr>
      <w:r w:rsidRPr="00791B53">
        <w:rPr>
          <w:rFonts w:ascii="Times New Roman" w:hAnsi="Times New Roman"/>
          <w:noProof/>
        </w:rPr>
        <w:drawing>
          <wp:inline distT="0" distB="0" distL="0" distR="0" wp14:anchorId="7BA93FD7" wp14:editId="27031F48">
            <wp:extent cx="5274310" cy="793115"/>
            <wp:effectExtent l="0" t="0" r="2540" b="6985"/>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17"/>
                    <a:stretch>
                      <a:fillRect/>
                    </a:stretch>
                  </pic:blipFill>
                  <pic:spPr>
                    <a:xfrm>
                      <a:off x="0" y="0"/>
                      <a:ext cx="5274310" cy="793115"/>
                    </a:xfrm>
                    <a:prstGeom prst="rect">
                      <a:avLst/>
                    </a:prstGeom>
                  </pic:spPr>
                </pic:pic>
              </a:graphicData>
            </a:graphic>
          </wp:inline>
        </w:drawing>
      </w:r>
    </w:p>
    <w:p w14:paraId="1CE8F51E" w14:textId="7EB6D3F3" w:rsidR="00F3425F" w:rsidRPr="00791B53" w:rsidRDefault="00784612" w:rsidP="001B37DE">
      <w:pPr>
        <w:pStyle w:val="ae"/>
        <w:jc w:val="center"/>
        <w:rPr>
          <w:rFonts w:ascii="Times New Roman" w:eastAsia="宋体" w:hAnsi="Times New Roman"/>
          <w:b/>
          <w:bCs/>
          <w:color w:val="8EAADB" w:themeColor="accent1" w:themeTint="99"/>
          <w:sz w:val="28"/>
          <w:szCs w:val="28"/>
        </w:rPr>
      </w:pPr>
      <w:r w:rsidRPr="00791B53">
        <w:rPr>
          <w:rFonts w:ascii="Times New Roman" w:hAnsi="Times New Roman"/>
        </w:rPr>
        <w:t xml:space="preserve">Figure </w:t>
      </w:r>
      <w:r w:rsidRPr="00791B53">
        <w:rPr>
          <w:rFonts w:ascii="Times New Roman" w:hAnsi="Times New Roman"/>
        </w:rPr>
        <w:fldChar w:fldCharType="begin"/>
      </w:r>
      <w:r w:rsidRPr="00791B53">
        <w:rPr>
          <w:rFonts w:ascii="Times New Roman" w:hAnsi="Times New Roman"/>
        </w:rPr>
        <w:instrText xml:space="preserve"> SEQ Figure \* ARABIC </w:instrText>
      </w:r>
      <w:r w:rsidRPr="00791B53">
        <w:rPr>
          <w:rFonts w:ascii="Times New Roman" w:hAnsi="Times New Roman"/>
        </w:rPr>
        <w:fldChar w:fldCharType="separate"/>
      </w:r>
      <w:r w:rsidR="00F27DE1">
        <w:rPr>
          <w:rFonts w:ascii="Times New Roman" w:hAnsi="Times New Roman"/>
          <w:noProof/>
        </w:rPr>
        <w:t>4</w:t>
      </w:r>
      <w:r w:rsidRPr="00791B53">
        <w:rPr>
          <w:rFonts w:ascii="Times New Roman" w:hAnsi="Times New Roman"/>
        </w:rPr>
        <w:fldChar w:fldCharType="end"/>
      </w:r>
      <w:r w:rsidRPr="00791B53">
        <w:rPr>
          <w:rFonts w:ascii="Times New Roman" w:hAnsi="Times New Roman"/>
        </w:rPr>
        <w:t xml:space="preserve">: </w:t>
      </w:r>
      <w:r w:rsidR="00AE524D" w:rsidRPr="00791B53">
        <w:rPr>
          <w:rFonts w:ascii="Times New Roman" w:hAnsi="Times New Roman"/>
        </w:rPr>
        <w:t>D</w:t>
      </w:r>
      <w:r w:rsidR="009032E8" w:rsidRPr="00791B53">
        <w:rPr>
          <w:rFonts w:ascii="Times New Roman" w:hAnsi="Times New Roman"/>
        </w:rPr>
        <w:t>ependency for network</w:t>
      </w:r>
      <w:r w:rsidR="00465812" w:rsidRPr="00791B53">
        <w:rPr>
          <w:rFonts w:ascii="Times New Roman" w:hAnsi="Times New Roman"/>
        </w:rPr>
        <w:t xml:space="preserve"> communication</w:t>
      </w:r>
      <w:r w:rsidR="00B91CBF">
        <w:rPr>
          <w:rFonts w:ascii="Times New Roman" w:hAnsi="Times New Roman"/>
        </w:rPr>
        <w:t>.</w:t>
      </w:r>
    </w:p>
    <w:p w14:paraId="1AC1F662" w14:textId="77777777" w:rsidR="00B9658D" w:rsidRDefault="00AC08E8" w:rsidP="00B9658D">
      <w:pPr>
        <w:keepNext/>
        <w:shd w:val="clear" w:color="auto" w:fill="FFFFFF"/>
        <w:jc w:val="center"/>
      </w:pPr>
      <w:r w:rsidRPr="00791B53">
        <w:rPr>
          <w:rFonts w:ascii="Times New Roman" w:eastAsia="宋体" w:hAnsi="Times New Roman"/>
          <w:noProof/>
          <w:sz w:val="28"/>
          <w:szCs w:val="28"/>
        </w:rPr>
        <w:drawing>
          <wp:inline distT="0" distB="0" distL="0" distR="0" wp14:anchorId="667E0253" wp14:editId="5006D980">
            <wp:extent cx="4656667" cy="4839996"/>
            <wp:effectExtent l="0" t="0" r="0" b="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18"/>
                    <a:stretch>
                      <a:fillRect/>
                    </a:stretch>
                  </pic:blipFill>
                  <pic:spPr>
                    <a:xfrm>
                      <a:off x="0" y="0"/>
                      <a:ext cx="4661649" cy="4845174"/>
                    </a:xfrm>
                    <a:prstGeom prst="rect">
                      <a:avLst/>
                    </a:prstGeom>
                  </pic:spPr>
                </pic:pic>
              </a:graphicData>
            </a:graphic>
          </wp:inline>
        </w:drawing>
      </w:r>
    </w:p>
    <w:p w14:paraId="6C29AFB7" w14:textId="15F0A9E9" w:rsidR="00AC08E8" w:rsidRDefault="00B9658D" w:rsidP="00B9658D">
      <w:pPr>
        <w:pStyle w:val="ae"/>
        <w:jc w:val="center"/>
      </w:pPr>
      <w:r>
        <w:t xml:space="preserve">Figure </w:t>
      </w:r>
      <w:fldSimple w:instr=" SEQ Figure \* ARABIC ">
        <w:r w:rsidR="00F27DE1">
          <w:rPr>
            <w:noProof/>
          </w:rPr>
          <w:t>5</w:t>
        </w:r>
      </w:fldSimple>
      <w:r>
        <w:t>: Server API in Kotlin</w:t>
      </w:r>
      <w:r w:rsidR="00B91CBF">
        <w:t>.</w:t>
      </w:r>
    </w:p>
    <w:p w14:paraId="691779EA" w14:textId="77777777" w:rsidR="00BB72AA" w:rsidRPr="00BB72AA" w:rsidRDefault="00BB72AA" w:rsidP="00BB72AA"/>
    <w:p w14:paraId="3C982749" w14:textId="0762BA1F" w:rsidR="004521A9" w:rsidRPr="00791B53" w:rsidRDefault="001B37DE" w:rsidP="004521A9">
      <w:pPr>
        <w:shd w:val="clear" w:color="auto" w:fill="FFFFFF"/>
        <w:rPr>
          <w:rFonts w:ascii="Times New Roman" w:eastAsia="宋体" w:hAnsi="Times New Roman"/>
          <w:sz w:val="28"/>
          <w:szCs w:val="28"/>
        </w:rPr>
      </w:pPr>
      <w:r w:rsidRPr="00791B53">
        <w:rPr>
          <w:rFonts w:ascii="Times New Roman" w:eastAsia="宋体" w:hAnsi="Times New Roman"/>
          <w:b/>
          <w:bCs/>
          <w:color w:val="FF0000"/>
          <w:sz w:val="28"/>
          <w:szCs w:val="28"/>
        </w:rPr>
        <w:t>Note:</w:t>
      </w:r>
      <w:r w:rsidRPr="00791B53">
        <w:rPr>
          <w:rFonts w:ascii="Times New Roman" w:eastAsia="宋体" w:hAnsi="Times New Roman"/>
          <w:color w:val="FF0000"/>
          <w:sz w:val="28"/>
          <w:szCs w:val="28"/>
        </w:rPr>
        <w:t xml:space="preserve"> </w:t>
      </w:r>
      <w:r w:rsidR="004521A9" w:rsidRPr="00791B53">
        <w:rPr>
          <w:rFonts w:ascii="Times New Roman" w:eastAsia="宋体" w:hAnsi="Times New Roman"/>
          <w:sz w:val="28"/>
          <w:szCs w:val="28"/>
        </w:rPr>
        <w:t>Details can be found under api folder.</w:t>
      </w:r>
      <w:r w:rsidR="00B717D6" w:rsidRPr="00791B53">
        <w:rPr>
          <w:rFonts w:ascii="Times New Roman" w:eastAsia="宋体" w:hAnsi="Times New Roman"/>
          <w:sz w:val="28"/>
          <w:szCs w:val="28"/>
        </w:rPr>
        <w:t xml:space="preserve"> The data class definition for request and response can also be found there.</w:t>
      </w:r>
    </w:p>
    <w:p w14:paraId="3427F330" w14:textId="77777777" w:rsidR="004521A9" w:rsidRPr="00791B53" w:rsidRDefault="004521A9" w:rsidP="003B15C7">
      <w:pPr>
        <w:jc w:val="center"/>
        <w:rPr>
          <w:rFonts w:ascii="Times New Roman" w:eastAsia="宋体" w:hAnsi="Times New Roman"/>
          <w:b/>
          <w:bCs/>
          <w:color w:val="8EAADB" w:themeColor="accent1" w:themeTint="99"/>
          <w:sz w:val="28"/>
          <w:szCs w:val="28"/>
        </w:rPr>
      </w:pPr>
      <w:r w:rsidRPr="00791B53">
        <w:rPr>
          <w:rFonts w:ascii="Times New Roman" w:hAnsi="Times New Roman"/>
          <w:noProof/>
        </w:rPr>
        <w:lastRenderedPageBreak/>
        <w:drawing>
          <wp:inline distT="0" distB="0" distL="0" distR="0" wp14:anchorId="3DD3D084" wp14:editId="01F33D1C">
            <wp:extent cx="2076740" cy="847843"/>
            <wp:effectExtent l="0" t="0" r="0" b="9525"/>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19"/>
                    <a:stretch>
                      <a:fillRect/>
                    </a:stretch>
                  </pic:blipFill>
                  <pic:spPr>
                    <a:xfrm>
                      <a:off x="0" y="0"/>
                      <a:ext cx="2076740" cy="847843"/>
                    </a:xfrm>
                    <a:prstGeom prst="rect">
                      <a:avLst/>
                    </a:prstGeom>
                  </pic:spPr>
                </pic:pic>
              </a:graphicData>
            </a:graphic>
          </wp:inline>
        </w:drawing>
      </w:r>
    </w:p>
    <w:p w14:paraId="580FC8C0" w14:textId="77777777" w:rsidR="00884488" w:rsidRPr="00791B53" w:rsidRDefault="00884488" w:rsidP="007533FD">
      <w:pPr>
        <w:rPr>
          <w:rFonts w:ascii="Times New Roman" w:eastAsia="宋体" w:hAnsi="Times New Roman"/>
          <w:b/>
          <w:bCs/>
          <w:color w:val="8EAADB" w:themeColor="accent1" w:themeTint="99"/>
          <w:sz w:val="28"/>
          <w:szCs w:val="28"/>
        </w:rPr>
      </w:pPr>
    </w:p>
    <w:p w14:paraId="3EC9FB4D" w14:textId="11F1A639" w:rsidR="005B3917" w:rsidRPr="00791B53" w:rsidRDefault="00CF2FC6" w:rsidP="005B3917">
      <w:pPr>
        <w:pStyle w:val="2"/>
        <w:numPr>
          <w:ilvl w:val="2"/>
          <w:numId w:val="7"/>
        </w:numPr>
        <w:rPr>
          <w:rFonts w:ascii="Times New Roman" w:hAnsi="Times New Roman" w:cs="Times New Roman"/>
        </w:rPr>
      </w:pPr>
      <w:bookmarkStart w:id="19" w:name="_Toc121436863"/>
      <w:r w:rsidRPr="00791B53">
        <w:rPr>
          <w:rFonts w:ascii="Times New Roman" w:hAnsi="Times New Roman" w:cs="Times New Roman"/>
        </w:rPr>
        <w:t>API</w:t>
      </w:r>
      <w:r w:rsidR="00EF5EA0" w:rsidRPr="00791B53">
        <w:rPr>
          <w:rFonts w:ascii="Times New Roman" w:hAnsi="Times New Roman" w:cs="Times New Roman"/>
        </w:rPr>
        <w:t xml:space="preserve"> function call</w:t>
      </w:r>
      <w:r w:rsidRPr="00791B53">
        <w:rPr>
          <w:rFonts w:ascii="Times New Roman" w:hAnsi="Times New Roman" w:cs="Times New Roman"/>
        </w:rPr>
        <w:t xml:space="preserve"> in SDK</w:t>
      </w:r>
      <w:bookmarkEnd w:id="19"/>
    </w:p>
    <w:p w14:paraId="5C6F24F7" w14:textId="6FE9C255" w:rsidR="00871E46" w:rsidRPr="00791B53" w:rsidRDefault="00CF2FC6" w:rsidP="00B44DAD">
      <w:pPr>
        <w:shd w:val="clear" w:color="auto" w:fill="FFFFFF"/>
        <w:rPr>
          <w:rFonts w:ascii="Times New Roman" w:eastAsia="宋体" w:hAnsi="Times New Roman"/>
          <w:sz w:val="28"/>
          <w:szCs w:val="28"/>
        </w:rPr>
      </w:pPr>
      <w:r w:rsidRPr="00791B53">
        <w:rPr>
          <w:rFonts w:ascii="Times New Roman" w:eastAsia="宋体" w:hAnsi="Times New Roman"/>
          <w:sz w:val="28"/>
          <w:szCs w:val="28"/>
        </w:rPr>
        <w:t xml:space="preserve">Since all API </w:t>
      </w:r>
      <w:r w:rsidR="00D0590E" w:rsidRPr="00791B53">
        <w:rPr>
          <w:rFonts w:ascii="Times New Roman" w:eastAsia="宋体" w:hAnsi="Times New Roman"/>
          <w:sz w:val="28"/>
          <w:szCs w:val="28"/>
        </w:rPr>
        <w:t>calls</w:t>
      </w:r>
      <w:r w:rsidRPr="00791B53">
        <w:rPr>
          <w:rFonts w:ascii="Times New Roman" w:eastAsia="宋体" w:hAnsi="Times New Roman"/>
          <w:sz w:val="28"/>
          <w:szCs w:val="28"/>
        </w:rPr>
        <w:t xml:space="preserve"> </w:t>
      </w:r>
      <w:r w:rsidR="00B44DAD" w:rsidRPr="00791B53">
        <w:rPr>
          <w:rFonts w:ascii="Times New Roman" w:eastAsia="宋体" w:hAnsi="Times New Roman"/>
          <w:sz w:val="28"/>
          <w:szCs w:val="28"/>
        </w:rPr>
        <w:t>are</w:t>
      </w:r>
      <w:r w:rsidR="00B44DAD" w:rsidRPr="00791B53">
        <w:rPr>
          <w:rFonts w:ascii="Times New Roman" w:eastAsia="宋体" w:hAnsi="Times New Roman"/>
          <w:b/>
          <w:bCs/>
          <w:sz w:val="28"/>
          <w:szCs w:val="28"/>
        </w:rPr>
        <w:t xml:space="preserve"> Asynchronous,</w:t>
      </w:r>
      <w:r w:rsidR="00B44DAD" w:rsidRPr="00791B53">
        <w:rPr>
          <w:rFonts w:ascii="Times New Roman" w:eastAsia="宋体" w:hAnsi="Times New Roman"/>
          <w:sz w:val="28"/>
          <w:szCs w:val="28"/>
        </w:rPr>
        <w:t xml:space="preserve"> we use Livedata to observe when the application receive</w:t>
      </w:r>
      <w:r w:rsidR="00E0607A" w:rsidRPr="00791B53">
        <w:rPr>
          <w:rFonts w:ascii="Times New Roman" w:eastAsia="宋体" w:hAnsi="Times New Roman"/>
          <w:sz w:val="28"/>
          <w:szCs w:val="28"/>
        </w:rPr>
        <w:t>s</w:t>
      </w:r>
      <w:r w:rsidR="00B44DAD" w:rsidRPr="00791B53">
        <w:rPr>
          <w:rFonts w:ascii="Times New Roman" w:eastAsia="宋体" w:hAnsi="Times New Roman"/>
          <w:sz w:val="28"/>
          <w:szCs w:val="28"/>
        </w:rPr>
        <w:t xml:space="preserve"> the response</w:t>
      </w:r>
      <w:r w:rsidR="00291C2C" w:rsidRPr="00791B53">
        <w:rPr>
          <w:rFonts w:ascii="Times New Roman" w:eastAsia="宋体" w:hAnsi="Times New Roman"/>
          <w:sz w:val="28"/>
          <w:szCs w:val="28"/>
        </w:rPr>
        <w:t xml:space="preserve"> feedback</w:t>
      </w:r>
      <w:r w:rsidR="00B44DAD" w:rsidRPr="00791B53">
        <w:rPr>
          <w:rFonts w:ascii="Times New Roman" w:eastAsia="宋体" w:hAnsi="Times New Roman"/>
          <w:sz w:val="28"/>
          <w:szCs w:val="28"/>
        </w:rPr>
        <w:t>.</w:t>
      </w:r>
    </w:p>
    <w:p w14:paraId="2B93CE5C" w14:textId="31C318C4" w:rsidR="003D5BF9" w:rsidRPr="00791B53" w:rsidRDefault="003D5BF9" w:rsidP="007533FD">
      <w:pPr>
        <w:rPr>
          <w:rFonts w:ascii="Times New Roman" w:eastAsia="宋体" w:hAnsi="Times New Roman"/>
          <w:sz w:val="28"/>
          <w:szCs w:val="28"/>
        </w:rPr>
      </w:pPr>
    </w:p>
    <w:p w14:paraId="38B36B94" w14:textId="77777777" w:rsidR="00C1146A" w:rsidRDefault="005C2D7A" w:rsidP="00C1146A">
      <w:pPr>
        <w:keepNext/>
        <w:jc w:val="center"/>
      </w:pPr>
      <w:r w:rsidRPr="00791B53">
        <w:rPr>
          <w:rFonts w:ascii="Times New Roman" w:eastAsia="宋体" w:hAnsi="Times New Roman"/>
          <w:b/>
          <w:bCs/>
          <w:noProof/>
          <w:color w:val="8EAADB" w:themeColor="accent1" w:themeTint="99"/>
          <w:sz w:val="28"/>
          <w:szCs w:val="28"/>
        </w:rPr>
        <w:drawing>
          <wp:inline distT="0" distB="0" distL="0" distR="0" wp14:anchorId="611A5513" wp14:editId="05970AA1">
            <wp:extent cx="4648200" cy="5194389"/>
            <wp:effectExtent l="0" t="0" r="0" b="635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20"/>
                    <a:stretch>
                      <a:fillRect/>
                    </a:stretch>
                  </pic:blipFill>
                  <pic:spPr>
                    <a:xfrm>
                      <a:off x="0" y="0"/>
                      <a:ext cx="4649634" cy="5195991"/>
                    </a:xfrm>
                    <a:prstGeom prst="rect">
                      <a:avLst/>
                    </a:prstGeom>
                  </pic:spPr>
                </pic:pic>
              </a:graphicData>
            </a:graphic>
          </wp:inline>
        </w:drawing>
      </w:r>
    </w:p>
    <w:p w14:paraId="79C6B2A0" w14:textId="65761DF3" w:rsidR="003D5BF9" w:rsidRPr="00791B53" w:rsidRDefault="00C1146A" w:rsidP="00C1146A">
      <w:pPr>
        <w:pStyle w:val="ae"/>
        <w:jc w:val="center"/>
        <w:rPr>
          <w:rFonts w:ascii="Times New Roman" w:eastAsia="宋体" w:hAnsi="Times New Roman"/>
          <w:b/>
          <w:bCs/>
          <w:color w:val="8EAADB" w:themeColor="accent1" w:themeTint="99"/>
          <w:sz w:val="28"/>
          <w:szCs w:val="28"/>
        </w:rPr>
      </w:pPr>
      <w:r>
        <w:t xml:space="preserve">Figure </w:t>
      </w:r>
      <w:fldSimple w:instr=" SEQ Figure \* ARABIC ">
        <w:r w:rsidR="00F27DE1">
          <w:rPr>
            <w:noProof/>
          </w:rPr>
          <w:t>6</w:t>
        </w:r>
      </w:fldSimple>
      <w:r>
        <w:t>: API function call in UI</w:t>
      </w:r>
      <w:r w:rsidR="005F42E5">
        <w:t>V</w:t>
      </w:r>
      <w:r>
        <w:t>iewModel.</w:t>
      </w:r>
      <w:r w:rsidR="00B31C2E">
        <w:t xml:space="preserve"> </w:t>
      </w:r>
    </w:p>
    <w:p w14:paraId="1B31AC32" w14:textId="46AD874E" w:rsidR="00A45AC5" w:rsidRPr="00791B53" w:rsidRDefault="005B3917" w:rsidP="007533FD">
      <w:pPr>
        <w:rPr>
          <w:rFonts w:ascii="Times New Roman" w:eastAsia="宋体" w:hAnsi="Times New Roman"/>
          <w:b/>
          <w:bCs/>
          <w:color w:val="8EAADB" w:themeColor="accent1" w:themeTint="99"/>
          <w:sz w:val="28"/>
          <w:szCs w:val="28"/>
        </w:rPr>
      </w:pPr>
      <w:r w:rsidRPr="00791B53">
        <w:rPr>
          <w:rFonts w:ascii="Times New Roman" w:eastAsia="宋体" w:hAnsi="Times New Roman"/>
          <w:b/>
          <w:bCs/>
          <w:color w:val="FF0000"/>
          <w:sz w:val="28"/>
          <w:szCs w:val="28"/>
        </w:rPr>
        <w:lastRenderedPageBreak/>
        <w:t xml:space="preserve">Note: </w:t>
      </w:r>
      <w:r w:rsidRPr="00791B53">
        <w:rPr>
          <w:rFonts w:ascii="Times New Roman" w:eastAsia="宋体" w:hAnsi="Times New Roman"/>
          <w:sz w:val="28"/>
          <w:szCs w:val="28"/>
        </w:rPr>
        <w:t>Details can be found in UIViewModel.</w:t>
      </w:r>
      <w:r w:rsidR="004B3A68" w:rsidRPr="00791B53">
        <w:rPr>
          <w:rFonts w:ascii="Times New Roman" w:eastAsia="宋体" w:hAnsi="Times New Roman"/>
          <w:sz w:val="28"/>
          <w:szCs w:val="28"/>
        </w:rPr>
        <w:t xml:space="preserve"> </w:t>
      </w:r>
      <w:r w:rsidR="004E4B90" w:rsidRPr="00791B53">
        <w:rPr>
          <w:rFonts w:ascii="Times New Roman" w:eastAsia="宋体" w:hAnsi="Times New Roman"/>
          <w:sz w:val="28"/>
          <w:szCs w:val="28"/>
        </w:rPr>
        <w:t xml:space="preserve">Sorry to write </w:t>
      </w:r>
      <w:r w:rsidR="00FE3205">
        <w:rPr>
          <w:rFonts w:ascii="Times New Roman" w:eastAsia="宋体" w:hAnsi="Times New Roman"/>
          <w:sz w:val="28"/>
          <w:szCs w:val="28"/>
        </w:rPr>
        <w:t xml:space="preserve">the </w:t>
      </w:r>
      <w:r w:rsidR="004E4B90" w:rsidRPr="00791B53">
        <w:rPr>
          <w:rFonts w:ascii="Times New Roman" w:eastAsia="宋体" w:hAnsi="Times New Roman"/>
          <w:sz w:val="28"/>
          <w:szCs w:val="28"/>
        </w:rPr>
        <w:t>annotation</w:t>
      </w:r>
      <w:r w:rsidR="009703A3">
        <w:rPr>
          <w:rFonts w:ascii="Times New Roman" w:eastAsia="宋体" w:hAnsi="Times New Roman"/>
          <w:sz w:val="28"/>
          <w:szCs w:val="28"/>
        </w:rPr>
        <w:t>s</w:t>
      </w:r>
      <w:r w:rsidR="004E4B90" w:rsidRPr="00791B53">
        <w:rPr>
          <w:rFonts w:ascii="Times New Roman" w:eastAsia="宋体" w:hAnsi="Times New Roman"/>
          <w:sz w:val="28"/>
          <w:szCs w:val="28"/>
        </w:rPr>
        <w:t xml:space="preserve"> in Chinese.</w:t>
      </w:r>
    </w:p>
    <w:p w14:paraId="4AF3DBCB" w14:textId="77777777" w:rsidR="00A45AC5" w:rsidRPr="00791B53" w:rsidRDefault="00A45AC5" w:rsidP="007533FD">
      <w:pPr>
        <w:rPr>
          <w:rFonts w:ascii="Times New Roman" w:eastAsia="宋体" w:hAnsi="Times New Roman"/>
          <w:b/>
          <w:bCs/>
          <w:color w:val="8EAADB" w:themeColor="accent1" w:themeTint="99"/>
          <w:sz w:val="28"/>
          <w:szCs w:val="28"/>
        </w:rPr>
      </w:pPr>
    </w:p>
    <w:p w14:paraId="5C4A046E" w14:textId="107D391A" w:rsidR="00D87A44" w:rsidRPr="00791B53" w:rsidRDefault="005C3508" w:rsidP="00D87A44">
      <w:pPr>
        <w:pStyle w:val="2"/>
        <w:numPr>
          <w:ilvl w:val="2"/>
          <w:numId w:val="7"/>
        </w:numPr>
        <w:rPr>
          <w:rFonts w:ascii="Times New Roman" w:hAnsi="Times New Roman" w:cs="Times New Roman"/>
        </w:rPr>
      </w:pPr>
      <w:bookmarkStart w:id="20" w:name="_Toc121436864"/>
      <w:r w:rsidRPr="00791B53">
        <w:rPr>
          <w:rFonts w:ascii="Times New Roman" w:hAnsi="Times New Roman" w:cs="Times New Roman"/>
        </w:rPr>
        <w:t>Permission and File Provider</w:t>
      </w:r>
      <w:bookmarkEnd w:id="20"/>
    </w:p>
    <w:p w14:paraId="2568AD0A" w14:textId="4D5A864D" w:rsidR="009D077C" w:rsidRPr="00791B53" w:rsidRDefault="00C23156" w:rsidP="007533FD">
      <w:pPr>
        <w:rPr>
          <w:rFonts w:ascii="Times New Roman" w:eastAsia="宋体" w:hAnsi="Times New Roman"/>
          <w:sz w:val="28"/>
          <w:szCs w:val="28"/>
        </w:rPr>
      </w:pPr>
      <w:r w:rsidRPr="00791B53">
        <w:rPr>
          <w:rFonts w:ascii="Times New Roman" w:eastAsia="宋体" w:hAnsi="Times New Roman"/>
          <w:sz w:val="28"/>
          <w:szCs w:val="28"/>
        </w:rPr>
        <w:t>Since we also</w:t>
      </w:r>
      <w:r w:rsidR="00BD6CB8" w:rsidRPr="00791B53">
        <w:rPr>
          <w:rFonts w:ascii="Times New Roman" w:eastAsia="宋体" w:hAnsi="Times New Roman"/>
          <w:sz w:val="28"/>
          <w:szCs w:val="28"/>
        </w:rPr>
        <w:t xml:space="preserve"> need </w:t>
      </w:r>
      <w:r w:rsidR="009D077C" w:rsidRPr="00791B53">
        <w:rPr>
          <w:rFonts w:ascii="Times New Roman" w:eastAsia="宋体" w:hAnsi="Times New Roman"/>
          <w:sz w:val="28"/>
          <w:szCs w:val="28"/>
        </w:rPr>
        <w:t>functions,</w:t>
      </w:r>
      <w:r w:rsidR="00BD6CB8" w:rsidRPr="00791B53">
        <w:rPr>
          <w:rFonts w:ascii="Times New Roman" w:eastAsia="宋体" w:hAnsi="Times New Roman"/>
          <w:sz w:val="28"/>
          <w:szCs w:val="28"/>
        </w:rPr>
        <w:t xml:space="preserve"> such as taking </w:t>
      </w:r>
      <w:r w:rsidR="00D0590E" w:rsidRPr="00791B53">
        <w:rPr>
          <w:rFonts w:ascii="Times New Roman" w:eastAsia="宋体" w:hAnsi="Times New Roman"/>
          <w:sz w:val="28"/>
          <w:szCs w:val="28"/>
        </w:rPr>
        <w:t xml:space="preserve">a </w:t>
      </w:r>
      <w:r w:rsidR="00BD6CB8" w:rsidRPr="00791B53">
        <w:rPr>
          <w:rFonts w:ascii="Times New Roman" w:eastAsia="宋体" w:hAnsi="Times New Roman"/>
          <w:sz w:val="28"/>
          <w:szCs w:val="28"/>
        </w:rPr>
        <w:t xml:space="preserve">picture or </w:t>
      </w:r>
      <w:r w:rsidR="00D0590E" w:rsidRPr="00791B53">
        <w:rPr>
          <w:rFonts w:ascii="Times New Roman" w:eastAsia="宋体" w:hAnsi="Times New Roman"/>
          <w:sz w:val="28"/>
          <w:szCs w:val="28"/>
        </w:rPr>
        <w:t>choosing</w:t>
      </w:r>
      <w:r w:rsidR="00370F6C" w:rsidRPr="00791B53">
        <w:rPr>
          <w:rFonts w:ascii="Times New Roman" w:eastAsia="宋体" w:hAnsi="Times New Roman"/>
          <w:sz w:val="28"/>
          <w:szCs w:val="28"/>
        </w:rPr>
        <w:t xml:space="preserve"> a picture from </w:t>
      </w:r>
      <w:r w:rsidR="00D0590E" w:rsidRPr="00791B53">
        <w:rPr>
          <w:rFonts w:ascii="Times New Roman" w:eastAsia="宋体" w:hAnsi="Times New Roman"/>
          <w:sz w:val="28"/>
          <w:szCs w:val="28"/>
        </w:rPr>
        <w:t xml:space="preserve">an </w:t>
      </w:r>
      <w:r w:rsidR="00370F6C" w:rsidRPr="00791B53">
        <w:rPr>
          <w:rFonts w:ascii="Times New Roman" w:eastAsia="宋体" w:hAnsi="Times New Roman"/>
          <w:sz w:val="28"/>
          <w:szCs w:val="28"/>
        </w:rPr>
        <w:t xml:space="preserve">album, </w:t>
      </w:r>
      <w:r w:rsidR="004D4E89" w:rsidRPr="00791B53">
        <w:rPr>
          <w:rFonts w:ascii="Times New Roman" w:eastAsia="宋体" w:hAnsi="Times New Roman"/>
          <w:sz w:val="28"/>
          <w:szCs w:val="28"/>
        </w:rPr>
        <w:t>we need to ask for permission</w:t>
      </w:r>
      <w:r w:rsidR="006C0D04" w:rsidRPr="00791B53">
        <w:rPr>
          <w:rFonts w:ascii="Times New Roman" w:eastAsia="宋体" w:hAnsi="Times New Roman"/>
          <w:sz w:val="28"/>
          <w:szCs w:val="28"/>
        </w:rPr>
        <w:t xml:space="preserve"> and have a file provider</w:t>
      </w:r>
      <w:r w:rsidR="004D4E89" w:rsidRPr="00791B53">
        <w:rPr>
          <w:rFonts w:ascii="Times New Roman" w:eastAsia="宋体" w:hAnsi="Times New Roman"/>
          <w:sz w:val="28"/>
          <w:szCs w:val="28"/>
        </w:rPr>
        <w:t>.</w:t>
      </w:r>
    </w:p>
    <w:p w14:paraId="6F46B200" w14:textId="77777777" w:rsidR="005B6C95" w:rsidRPr="00791B53" w:rsidRDefault="005B6C95" w:rsidP="007533FD">
      <w:pPr>
        <w:rPr>
          <w:rFonts w:ascii="Times New Roman" w:eastAsia="宋体" w:hAnsi="Times New Roman"/>
          <w:b/>
          <w:bCs/>
          <w:color w:val="8EAADB" w:themeColor="accent1" w:themeTint="99"/>
          <w:sz w:val="28"/>
          <w:szCs w:val="28"/>
        </w:rPr>
      </w:pPr>
    </w:p>
    <w:p w14:paraId="6526441D" w14:textId="77777777" w:rsidR="00AC2ED8" w:rsidRDefault="006254DB" w:rsidP="00AC2ED8">
      <w:pPr>
        <w:keepNext/>
        <w:jc w:val="center"/>
      </w:pPr>
      <w:r w:rsidRPr="00791B53">
        <w:rPr>
          <w:rFonts w:ascii="Times New Roman" w:eastAsia="宋体" w:hAnsi="Times New Roman"/>
          <w:b/>
          <w:bCs/>
          <w:noProof/>
          <w:color w:val="8EAADB" w:themeColor="accent1" w:themeTint="99"/>
          <w:sz w:val="28"/>
          <w:szCs w:val="28"/>
        </w:rPr>
        <w:drawing>
          <wp:inline distT="0" distB="0" distL="0" distR="0" wp14:anchorId="3D5F90E3" wp14:editId="0BBDC557">
            <wp:extent cx="5274310" cy="1249680"/>
            <wp:effectExtent l="0" t="0" r="2540" b="7620"/>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21"/>
                    <a:stretch>
                      <a:fillRect/>
                    </a:stretch>
                  </pic:blipFill>
                  <pic:spPr>
                    <a:xfrm>
                      <a:off x="0" y="0"/>
                      <a:ext cx="5274310" cy="1249680"/>
                    </a:xfrm>
                    <a:prstGeom prst="rect">
                      <a:avLst/>
                    </a:prstGeom>
                  </pic:spPr>
                </pic:pic>
              </a:graphicData>
            </a:graphic>
          </wp:inline>
        </w:drawing>
      </w:r>
    </w:p>
    <w:p w14:paraId="0C608CE5" w14:textId="76A11D13" w:rsidR="003E4981" w:rsidRPr="00791B53" w:rsidRDefault="00AC2ED8" w:rsidP="00AC2ED8">
      <w:pPr>
        <w:pStyle w:val="ae"/>
        <w:jc w:val="center"/>
        <w:rPr>
          <w:rFonts w:ascii="Times New Roman" w:eastAsia="宋体" w:hAnsi="Times New Roman"/>
          <w:b/>
          <w:bCs/>
          <w:color w:val="8EAADB" w:themeColor="accent1" w:themeTint="99"/>
          <w:sz w:val="28"/>
          <w:szCs w:val="28"/>
        </w:rPr>
      </w:pPr>
      <w:r>
        <w:t xml:space="preserve">Figure </w:t>
      </w:r>
      <w:fldSimple w:instr=" SEQ Figure \* ARABIC ">
        <w:r w:rsidR="00F27DE1">
          <w:rPr>
            <w:noProof/>
          </w:rPr>
          <w:t>7</w:t>
        </w:r>
      </w:fldSimple>
      <w:r>
        <w:t>: Permission</w:t>
      </w:r>
      <w:r w:rsidR="006D3F1A">
        <w:t>s</w:t>
      </w:r>
      <w:r>
        <w:t xml:space="preserve"> added by us.</w:t>
      </w:r>
    </w:p>
    <w:p w14:paraId="61691572" w14:textId="77777777" w:rsidR="00F27DE1" w:rsidRDefault="00787740" w:rsidP="00F27DE1">
      <w:pPr>
        <w:keepNext/>
      </w:pPr>
      <w:r w:rsidRPr="00791B53">
        <w:rPr>
          <w:rFonts w:ascii="Times New Roman" w:eastAsia="宋体" w:hAnsi="Times New Roman"/>
          <w:b/>
          <w:bCs/>
          <w:noProof/>
          <w:color w:val="8EAADB" w:themeColor="accent1" w:themeTint="99"/>
          <w:sz w:val="28"/>
          <w:szCs w:val="28"/>
        </w:rPr>
        <w:drawing>
          <wp:inline distT="0" distB="0" distL="0" distR="0" wp14:anchorId="3152E6A7" wp14:editId="50456A5E">
            <wp:extent cx="5274310" cy="2143760"/>
            <wp:effectExtent l="0" t="0" r="2540" b="8890"/>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22"/>
                    <a:stretch>
                      <a:fillRect/>
                    </a:stretch>
                  </pic:blipFill>
                  <pic:spPr>
                    <a:xfrm>
                      <a:off x="0" y="0"/>
                      <a:ext cx="5274310" cy="2143760"/>
                    </a:xfrm>
                    <a:prstGeom prst="rect">
                      <a:avLst/>
                    </a:prstGeom>
                  </pic:spPr>
                </pic:pic>
              </a:graphicData>
            </a:graphic>
          </wp:inline>
        </w:drawing>
      </w:r>
    </w:p>
    <w:p w14:paraId="6C190DF8" w14:textId="2726D077" w:rsidR="003E4981" w:rsidRPr="00791B53" w:rsidRDefault="00F27DE1" w:rsidP="001D3E4F">
      <w:pPr>
        <w:pStyle w:val="ae"/>
        <w:jc w:val="center"/>
        <w:rPr>
          <w:rFonts w:ascii="Times New Roman" w:eastAsia="宋体" w:hAnsi="Times New Roman"/>
          <w:b/>
          <w:bCs/>
          <w:color w:val="8EAADB" w:themeColor="accent1" w:themeTint="99"/>
          <w:sz w:val="28"/>
          <w:szCs w:val="28"/>
        </w:rPr>
      </w:pPr>
      <w:r>
        <w:t xml:space="preserve">Figure </w:t>
      </w:r>
      <w:fldSimple w:instr=" SEQ Figure \* ARABIC ">
        <w:r>
          <w:rPr>
            <w:noProof/>
          </w:rPr>
          <w:t>8</w:t>
        </w:r>
      </w:fldSimple>
      <w:r>
        <w:t>: provider added by us.</w:t>
      </w:r>
    </w:p>
    <w:p w14:paraId="3C294160" w14:textId="13DAB100" w:rsidR="00D350D1" w:rsidRPr="00791B53" w:rsidRDefault="00D350D1" w:rsidP="007533FD">
      <w:pPr>
        <w:rPr>
          <w:rFonts w:ascii="Times New Roman" w:eastAsia="宋体" w:hAnsi="Times New Roman"/>
          <w:sz w:val="28"/>
          <w:szCs w:val="28"/>
        </w:rPr>
      </w:pPr>
      <w:r w:rsidRPr="00791B53">
        <w:rPr>
          <w:rFonts w:ascii="Times New Roman" w:eastAsia="宋体" w:hAnsi="Times New Roman"/>
          <w:b/>
          <w:bCs/>
          <w:color w:val="FF0000"/>
          <w:sz w:val="28"/>
          <w:szCs w:val="28"/>
        </w:rPr>
        <w:t xml:space="preserve">Note: </w:t>
      </w:r>
      <w:r w:rsidR="00A80711" w:rsidRPr="00791B53">
        <w:rPr>
          <w:rFonts w:ascii="Times New Roman" w:eastAsia="宋体" w:hAnsi="Times New Roman"/>
          <w:sz w:val="28"/>
          <w:szCs w:val="28"/>
        </w:rPr>
        <w:t>Details can be found in AndroidManifest.xml</w:t>
      </w:r>
    </w:p>
    <w:p w14:paraId="1C7604E0" w14:textId="1760D818" w:rsidR="004C7E9B" w:rsidRDefault="004C7E9B" w:rsidP="007533FD">
      <w:pPr>
        <w:rPr>
          <w:rFonts w:ascii="Times New Roman" w:eastAsia="宋体" w:hAnsi="Times New Roman"/>
          <w:sz w:val="28"/>
          <w:szCs w:val="28"/>
        </w:rPr>
      </w:pPr>
    </w:p>
    <w:p w14:paraId="6169FA10" w14:textId="737198F7" w:rsidR="00EF4838" w:rsidRPr="00791B53" w:rsidRDefault="00EF4838" w:rsidP="00EF4838">
      <w:pPr>
        <w:pStyle w:val="2"/>
        <w:numPr>
          <w:ilvl w:val="2"/>
          <w:numId w:val="7"/>
        </w:numPr>
        <w:rPr>
          <w:rFonts w:ascii="Times New Roman" w:hAnsi="Times New Roman" w:cs="Times New Roman"/>
        </w:rPr>
      </w:pPr>
      <w:r>
        <w:rPr>
          <w:rFonts w:ascii="Times New Roman" w:hAnsi="Times New Roman" w:cs="Times New Roman" w:hint="eastAsia"/>
        </w:rPr>
        <w:lastRenderedPageBreak/>
        <w:t>Other</w:t>
      </w:r>
      <w:r>
        <w:rPr>
          <w:rFonts w:ascii="Times New Roman" w:hAnsi="Times New Roman" w:cs="Times New Roman"/>
        </w:rPr>
        <w:t xml:space="preserve"> </w:t>
      </w:r>
      <w:r w:rsidR="00F16F95">
        <w:rPr>
          <w:rFonts w:ascii="Times New Roman" w:hAnsi="Times New Roman" w:cs="Times New Roman"/>
        </w:rPr>
        <w:t>I</w:t>
      </w:r>
      <w:r>
        <w:rPr>
          <w:rFonts w:ascii="Times New Roman" w:hAnsi="Times New Roman" w:cs="Times New Roman"/>
        </w:rPr>
        <w:t>mplementation</w:t>
      </w:r>
      <w:r w:rsidR="005B65C7">
        <w:rPr>
          <w:rFonts w:ascii="Times New Roman" w:hAnsi="Times New Roman" w:cs="Times New Roman"/>
        </w:rPr>
        <w:t>s</w:t>
      </w:r>
    </w:p>
    <w:p w14:paraId="794EDC65" w14:textId="2C564901" w:rsidR="00EF4838" w:rsidRDefault="00EC495C" w:rsidP="007533FD">
      <w:pPr>
        <w:rPr>
          <w:rFonts w:ascii="Times New Roman" w:eastAsia="宋体" w:hAnsi="Times New Roman"/>
          <w:sz w:val="28"/>
          <w:szCs w:val="28"/>
        </w:rPr>
      </w:pPr>
      <w:r>
        <w:rPr>
          <w:rFonts w:ascii="Times New Roman" w:eastAsia="宋体" w:hAnsi="Times New Roman" w:hint="eastAsia"/>
          <w:sz w:val="28"/>
          <w:szCs w:val="28"/>
        </w:rPr>
        <w:t>F</w:t>
      </w:r>
      <w:r>
        <w:rPr>
          <w:rFonts w:ascii="Times New Roman" w:eastAsia="宋体" w:hAnsi="Times New Roman"/>
          <w:sz w:val="28"/>
          <w:szCs w:val="28"/>
        </w:rPr>
        <w:t>or the rest of effort we paid,</w:t>
      </w:r>
      <w:r w:rsidR="00EF51E1">
        <w:rPr>
          <w:rFonts w:ascii="Times New Roman" w:eastAsia="宋体" w:hAnsi="Times New Roman"/>
          <w:sz w:val="28"/>
          <w:szCs w:val="28"/>
        </w:rPr>
        <w:t xml:space="preserve"> like adapters, fragments code,</w:t>
      </w:r>
      <w:r w:rsidR="00A72F6A">
        <w:rPr>
          <w:rFonts w:ascii="Times New Roman" w:eastAsia="宋体" w:hAnsi="Times New Roman"/>
          <w:sz w:val="28"/>
          <w:szCs w:val="28"/>
        </w:rPr>
        <w:t xml:space="preserve"> we can find many sample codes online. </w:t>
      </w:r>
      <w:r w:rsidR="00AC0759">
        <w:rPr>
          <w:rFonts w:ascii="Times New Roman" w:eastAsia="宋体" w:hAnsi="Times New Roman"/>
          <w:sz w:val="28"/>
          <w:szCs w:val="28"/>
        </w:rPr>
        <w:t>All we need to do is to understand why they do so and transfer the code from Java into Kotlin.</w:t>
      </w:r>
      <w:r w:rsidR="00812E38">
        <w:rPr>
          <w:rFonts w:ascii="Times New Roman" w:eastAsia="宋体" w:hAnsi="Times New Roman"/>
          <w:sz w:val="28"/>
          <w:szCs w:val="28"/>
        </w:rPr>
        <w:t xml:space="preserve"> And then test and debug over and over again.</w:t>
      </w:r>
      <w:r w:rsidR="00780146">
        <w:rPr>
          <w:rFonts w:ascii="Times New Roman" w:eastAsia="宋体" w:hAnsi="Times New Roman"/>
          <w:sz w:val="28"/>
          <w:szCs w:val="28"/>
        </w:rPr>
        <w:t xml:space="preserve"> Most of the work focuses on onCreate</w:t>
      </w:r>
      <w:r w:rsidR="006044AF">
        <w:rPr>
          <w:rFonts w:ascii="Times New Roman" w:eastAsia="宋体" w:hAnsi="Times New Roman"/>
          <w:sz w:val="28"/>
          <w:szCs w:val="28"/>
        </w:rPr>
        <w:t xml:space="preserve"> </w:t>
      </w:r>
      <w:r w:rsidR="00780146">
        <w:rPr>
          <w:rFonts w:ascii="Times New Roman" w:eastAsia="宋体" w:hAnsi="Times New Roman"/>
          <w:sz w:val="28"/>
          <w:szCs w:val="28"/>
        </w:rPr>
        <w:t>() and onCreateView</w:t>
      </w:r>
      <w:r w:rsidR="006044AF">
        <w:rPr>
          <w:rFonts w:ascii="Times New Roman" w:eastAsia="宋体" w:hAnsi="Times New Roman"/>
          <w:sz w:val="28"/>
          <w:szCs w:val="28"/>
        </w:rPr>
        <w:t xml:space="preserve"> </w:t>
      </w:r>
      <w:r w:rsidR="00780146">
        <w:rPr>
          <w:rFonts w:ascii="Times New Roman" w:eastAsia="宋体" w:hAnsi="Times New Roman"/>
          <w:sz w:val="28"/>
          <w:szCs w:val="28"/>
        </w:rPr>
        <w:t>()</w:t>
      </w:r>
      <w:r w:rsidR="00614055">
        <w:rPr>
          <w:rFonts w:ascii="Times New Roman" w:eastAsia="宋体" w:hAnsi="Times New Roman"/>
          <w:sz w:val="28"/>
          <w:szCs w:val="28"/>
        </w:rPr>
        <w:t xml:space="preserve">, </w:t>
      </w:r>
      <w:r w:rsidR="005646E6">
        <w:rPr>
          <w:rFonts w:ascii="Times New Roman" w:eastAsia="宋体" w:hAnsi="Times New Roman"/>
          <w:sz w:val="28"/>
          <w:szCs w:val="28"/>
        </w:rPr>
        <w:t xml:space="preserve">onClickListener </w:t>
      </w:r>
      <w:r w:rsidR="00614055">
        <w:rPr>
          <w:rFonts w:ascii="Times New Roman" w:eastAsia="宋体" w:hAnsi="Times New Roman"/>
          <w:sz w:val="28"/>
          <w:szCs w:val="28"/>
        </w:rPr>
        <w:t>() and so on.</w:t>
      </w:r>
      <w:r w:rsidR="00F16F95">
        <w:rPr>
          <w:rFonts w:ascii="Times New Roman" w:eastAsia="宋体" w:hAnsi="Times New Roman"/>
          <w:sz w:val="28"/>
          <w:szCs w:val="28"/>
        </w:rPr>
        <w:t xml:space="preserve"> </w:t>
      </w:r>
    </w:p>
    <w:p w14:paraId="053B7B8B" w14:textId="7ECE73F9" w:rsidR="003602E1" w:rsidRDefault="003602E1" w:rsidP="007533FD">
      <w:pPr>
        <w:rPr>
          <w:rFonts w:ascii="Times New Roman" w:eastAsia="宋体" w:hAnsi="Times New Roman"/>
          <w:sz w:val="28"/>
          <w:szCs w:val="28"/>
        </w:rPr>
      </w:pPr>
      <w:r>
        <w:rPr>
          <w:rFonts w:ascii="Times New Roman" w:eastAsia="宋体" w:hAnsi="Times New Roman" w:hint="eastAsia"/>
          <w:sz w:val="28"/>
          <w:szCs w:val="28"/>
        </w:rPr>
        <w:t>O</w:t>
      </w:r>
      <w:r>
        <w:rPr>
          <w:rFonts w:ascii="Times New Roman" w:eastAsia="宋体" w:hAnsi="Times New Roman"/>
          <w:sz w:val="28"/>
          <w:szCs w:val="28"/>
        </w:rPr>
        <w:t xml:space="preserve">ne big </w:t>
      </w:r>
      <w:r w:rsidR="000A7C6B">
        <w:rPr>
          <w:rFonts w:ascii="Times New Roman" w:eastAsia="宋体" w:hAnsi="Times New Roman"/>
          <w:sz w:val="28"/>
          <w:szCs w:val="28"/>
        </w:rPr>
        <w:t>challenge</w:t>
      </w:r>
      <w:r>
        <w:rPr>
          <w:rFonts w:ascii="Times New Roman" w:eastAsia="宋体" w:hAnsi="Times New Roman"/>
          <w:sz w:val="28"/>
          <w:szCs w:val="28"/>
        </w:rPr>
        <w:t xml:space="preserve"> we faced is to use the </w:t>
      </w:r>
      <w:r w:rsidR="00563E46">
        <w:rPr>
          <w:rFonts w:ascii="Times New Roman" w:eastAsia="宋体" w:hAnsi="Times New Roman"/>
          <w:sz w:val="28"/>
          <w:szCs w:val="28"/>
        </w:rPr>
        <w:t>camera</w:t>
      </w:r>
      <w:r w:rsidR="0011746F">
        <w:rPr>
          <w:rFonts w:ascii="Times New Roman" w:eastAsia="宋体" w:hAnsi="Times New Roman"/>
          <w:sz w:val="28"/>
          <w:szCs w:val="28"/>
        </w:rPr>
        <w:t>.</w:t>
      </w:r>
      <w:r w:rsidR="00520994">
        <w:rPr>
          <w:rFonts w:ascii="Times New Roman" w:eastAsia="宋体" w:hAnsi="Times New Roman"/>
          <w:sz w:val="28"/>
          <w:szCs w:val="28"/>
        </w:rPr>
        <w:t xml:space="preserve"> Since the function </w:t>
      </w:r>
      <w:r w:rsidR="001A7DDC" w:rsidRPr="001A7DDC">
        <w:rPr>
          <w:rFonts w:ascii="Times New Roman" w:eastAsia="宋体" w:hAnsi="Times New Roman"/>
          <w:sz w:val="28"/>
          <w:szCs w:val="28"/>
        </w:rPr>
        <w:t>start</w:t>
      </w:r>
      <w:r w:rsidR="00FC06A8">
        <w:rPr>
          <w:rFonts w:ascii="Times New Roman" w:eastAsia="宋体" w:hAnsi="Times New Roman"/>
          <w:sz w:val="28"/>
          <w:szCs w:val="28"/>
        </w:rPr>
        <w:t>A</w:t>
      </w:r>
      <w:r w:rsidR="001A7DDC" w:rsidRPr="001A7DDC">
        <w:rPr>
          <w:rFonts w:ascii="Times New Roman" w:eastAsia="宋体" w:hAnsi="Times New Roman"/>
          <w:sz w:val="28"/>
          <w:szCs w:val="28"/>
        </w:rPr>
        <w:t>ctivity</w:t>
      </w:r>
      <w:r w:rsidR="00FC06A8">
        <w:rPr>
          <w:rFonts w:ascii="Times New Roman" w:eastAsia="宋体" w:hAnsi="Times New Roman"/>
          <w:sz w:val="28"/>
          <w:szCs w:val="28"/>
        </w:rPr>
        <w:t>F</w:t>
      </w:r>
      <w:r w:rsidR="001A7DDC" w:rsidRPr="001A7DDC">
        <w:rPr>
          <w:rFonts w:ascii="Times New Roman" w:eastAsia="宋体" w:hAnsi="Times New Roman"/>
          <w:sz w:val="28"/>
          <w:szCs w:val="28"/>
        </w:rPr>
        <w:t>or</w:t>
      </w:r>
      <w:r w:rsidR="00FC06A8">
        <w:rPr>
          <w:rFonts w:ascii="Times New Roman" w:eastAsia="宋体" w:hAnsi="Times New Roman"/>
          <w:sz w:val="28"/>
          <w:szCs w:val="28"/>
        </w:rPr>
        <w:t>R</w:t>
      </w:r>
      <w:r w:rsidR="001A7DDC" w:rsidRPr="001A7DDC">
        <w:rPr>
          <w:rFonts w:ascii="Times New Roman" w:eastAsia="宋体" w:hAnsi="Times New Roman"/>
          <w:sz w:val="28"/>
          <w:szCs w:val="28"/>
        </w:rPr>
        <w:t>esult</w:t>
      </w:r>
      <w:r w:rsidR="00415996">
        <w:rPr>
          <w:rFonts w:ascii="Times New Roman" w:eastAsia="宋体" w:hAnsi="Times New Roman"/>
          <w:sz w:val="28"/>
          <w:szCs w:val="28"/>
        </w:rPr>
        <w:t xml:space="preserve"> </w:t>
      </w:r>
      <w:r w:rsidR="001A7DDC">
        <w:rPr>
          <w:rFonts w:ascii="Times New Roman" w:eastAsia="宋体" w:hAnsi="Times New Roman"/>
          <w:sz w:val="28"/>
          <w:szCs w:val="28"/>
        </w:rPr>
        <w:t>()</w:t>
      </w:r>
      <w:r w:rsidR="001A7DDC" w:rsidRPr="001A7DDC">
        <w:rPr>
          <w:rFonts w:ascii="Times New Roman" w:eastAsia="宋体" w:hAnsi="Times New Roman"/>
          <w:sz w:val="28"/>
          <w:szCs w:val="28"/>
        </w:rPr>
        <w:t xml:space="preserve"> is deprecated</w:t>
      </w:r>
      <w:r w:rsidR="00BF5F1D">
        <w:rPr>
          <w:rFonts w:ascii="Times New Roman" w:eastAsia="宋体" w:hAnsi="Times New Roman"/>
          <w:sz w:val="28"/>
          <w:szCs w:val="28"/>
        </w:rPr>
        <w:t xml:space="preserve"> in our version.</w:t>
      </w:r>
      <w:r w:rsidR="00415996">
        <w:rPr>
          <w:rFonts w:ascii="Times New Roman" w:eastAsia="宋体" w:hAnsi="Times New Roman"/>
          <w:sz w:val="28"/>
          <w:szCs w:val="28"/>
        </w:rPr>
        <w:t xml:space="preserve"> Find an alternative way to call the camera </w:t>
      </w:r>
      <w:r w:rsidR="002B7BD8">
        <w:rPr>
          <w:rFonts w:ascii="Times New Roman" w:eastAsia="宋体" w:hAnsi="Times New Roman"/>
          <w:sz w:val="28"/>
          <w:szCs w:val="28"/>
        </w:rPr>
        <w:t xml:space="preserve">cost us a lot of time and </w:t>
      </w:r>
      <w:r w:rsidR="006F04B3">
        <w:rPr>
          <w:rFonts w:ascii="Times New Roman" w:eastAsia="宋体" w:hAnsi="Times New Roman"/>
          <w:sz w:val="28"/>
          <w:szCs w:val="28"/>
        </w:rPr>
        <w:t>efforts</w:t>
      </w:r>
      <w:r w:rsidR="002B7BD8">
        <w:rPr>
          <w:rFonts w:ascii="Times New Roman" w:eastAsia="宋体" w:hAnsi="Times New Roman"/>
          <w:sz w:val="28"/>
          <w:szCs w:val="28"/>
        </w:rPr>
        <w:t>.</w:t>
      </w:r>
      <w:r w:rsidR="006F04B3">
        <w:rPr>
          <w:rFonts w:ascii="Times New Roman" w:eastAsia="宋体" w:hAnsi="Times New Roman"/>
          <w:sz w:val="28"/>
          <w:szCs w:val="28"/>
        </w:rPr>
        <w:t xml:space="preserve"> </w:t>
      </w:r>
      <w:r w:rsidR="002F0B6B">
        <w:rPr>
          <w:rFonts w:ascii="Times New Roman" w:eastAsia="宋体" w:hAnsi="Times New Roman"/>
          <w:sz w:val="28"/>
          <w:szCs w:val="28"/>
        </w:rPr>
        <w:t>startActivity () might be an alternative, but it does not have a retur</w:t>
      </w:r>
      <w:r w:rsidR="00DD4DC8">
        <w:rPr>
          <w:rFonts w:ascii="Times New Roman" w:eastAsia="宋体" w:hAnsi="Times New Roman"/>
          <w:sz w:val="28"/>
          <w:szCs w:val="28"/>
        </w:rPr>
        <w:t>n</w:t>
      </w:r>
      <w:r w:rsidR="002F0B6B">
        <w:rPr>
          <w:rFonts w:ascii="Times New Roman" w:eastAsia="宋体" w:hAnsi="Times New Roman"/>
          <w:sz w:val="28"/>
          <w:szCs w:val="28"/>
        </w:rPr>
        <w:t xml:space="preserve"> </w:t>
      </w:r>
      <w:r w:rsidR="001B7ED5">
        <w:rPr>
          <w:rFonts w:ascii="Times New Roman" w:eastAsia="宋体" w:hAnsi="Times New Roman"/>
          <w:sz w:val="28"/>
          <w:szCs w:val="28"/>
        </w:rPr>
        <w:t>value,</w:t>
      </w:r>
      <w:r w:rsidR="002F0B6B">
        <w:rPr>
          <w:rFonts w:ascii="Times New Roman" w:eastAsia="宋体" w:hAnsi="Times New Roman"/>
          <w:sz w:val="28"/>
          <w:szCs w:val="28"/>
        </w:rPr>
        <w:t xml:space="preserve"> so the application </w:t>
      </w:r>
      <w:r w:rsidR="0001349A">
        <w:rPr>
          <w:rFonts w:ascii="Times New Roman" w:eastAsia="宋体" w:hAnsi="Times New Roman"/>
          <w:sz w:val="28"/>
          <w:szCs w:val="28"/>
        </w:rPr>
        <w:t>doesn’t</w:t>
      </w:r>
      <w:r w:rsidR="002F0B6B">
        <w:rPr>
          <w:rFonts w:ascii="Times New Roman" w:eastAsia="宋体" w:hAnsi="Times New Roman"/>
          <w:sz w:val="28"/>
          <w:szCs w:val="28"/>
        </w:rPr>
        <w:t xml:space="preserve"> know when</w:t>
      </w:r>
      <w:r w:rsidR="00DD4DC8">
        <w:rPr>
          <w:rFonts w:ascii="Times New Roman" w:eastAsia="宋体" w:hAnsi="Times New Roman"/>
          <w:sz w:val="28"/>
          <w:szCs w:val="28"/>
        </w:rPr>
        <w:t xml:space="preserve"> and where the phoneFragment stores the picture Uri.</w:t>
      </w:r>
    </w:p>
    <w:p w14:paraId="1D9A08B9" w14:textId="77777777" w:rsidR="001B7ED5" w:rsidRPr="00791B53" w:rsidRDefault="001B7ED5" w:rsidP="007533FD">
      <w:pPr>
        <w:rPr>
          <w:rFonts w:ascii="Times New Roman" w:eastAsia="宋体" w:hAnsi="Times New Roman" w:hint="eastAsia"/>
          <w:sz w:val="28"/>
          <w:szCs w:val="28"/>
        </w:rPr>
      </w:pPr>
    </w:p>
    <w:p w14:paraId="72FE37DD" w14:textId="35BE2EB1" w:rsidR="000B7CD6" w:rsidRPr="00791B53" w:rsidRDefault="000B7CD6" w:rsidP="007D1C18">
      <w:pPr>
        <w:shd w:val="clear" w:color="auto" w:fill="FFFFFF" w:themeFill="background1"/>
        <w:outlineLvl w:val="3"/>
        <w:rPr>
          <w:rFonts w:ascii="Times New Roman" w:eastAsia="宋体" w:hAnsi="Times New Roman"/>
          <w:b/>
          <w:bCs/>
          <w:color w:val="8EAADB" w:themeColor="accent1" w:themeTint="99"/>
          <w:sz w:val="28"/>
          <w:szCs w:val="28"/>
        </w:rPr>
      </w:pPr>
      <w:r w:rsidRPr="00791B53">
        <w:rPr>
          <w:rFonts w:ascii="Times New Roman" w:eastAsia="宋体" w:hAnsi="Times New Roman"/>
          <w:b/>
          <w:bCs/>
          <w:color w:val="8EAADB" w:themeColor="accent1" w:themeTint="99"/>
          <w:sz w:val="28"/>
          <w:szCs w:val="28"/>
        </w:rPr>
        <w:br w:type="page"/>
      </w:r>
    </w:p>
    <w:p w14:paraId="10B4FFBE" w14:textId="4A0E3DB6" w:rsidR="00515E0D" w:rsidRPr="00791B53" w:rsidRDefault="00515E0D" w:rsidP="00EF4838">
      <w:pPr>
        <w:pStyle w:val="1"/>
        <w:numPr>
          <w:ilvl w:val="0"/>
          <w:numId w:val="7"/>
        </w:numPr>
        <w:rPr>
          <w:rFonts w:ascii="Times New Roman" w:hAnsi="Times New Roman" w:cs="Times New Roman"/>
          <w:i/>
          <w:iCs/>
          <w:sz w:val="44"/>
          <w:szCs w:val="44"/>
        </w:rPr>
      </w:pPr>
      <w:bookmarkStart w:id="21" w:name="_Toc121436865"/>
      <w:r w:rsidRPr="00791B53">
        <w:rPr>
          <w:rFonts w:ascii="Times New Roman" w:hAnsi="Times New Roman" w:cs="Times New Roman"/>
          <w:i/>
          <w:iCs/>
          <w:sz w:val="44"/>
          <w:szCs w:val="44"/>
        </w:rPr>
        <w:lastRenderedPageBreak/>
        <w:t>Testing and Evaluation</w:t>
      </w:r>
      <w:bookmarkEnd w:id="21"/>
    </w:p>
    <w:p w14:paraId="35DD954A" w14:textId="51461FB0" w:rsidR="00515E0D" w:rsidRPr="00791B53" w:rsidRDefault="00592E86" w:rsidP="00592E86">
      <w:pPr>
        <w:shd w:val="clear" w:color="auto" w:fill="FFFFFF"/>
        <w:rPr>
          <w:rStyle w:val="afa"/>
          <w:rFonts w:ascii="Times New Roman" w:hAnsi="Times New Roman"/>
          <w:color w:val="8EAADB" w:themeColor="accent1" w:themeTint="99"/>
        </w:rPr>
      </w:pPr>
      <w:r w:rsidRPr="00791B53">
        <w:rPr>
          <w:rStyle w:val="afa"/>
          <w:rFonts w:ascii="Times New Roman" w:hAnsi="Times New Roman"/>
          <w:color w:val="8EAADB" w:themeColor="accent1" w:themeTint="99"/>
          <w:sz w:val="28"/>
          <w:szCs w:val="28"/>
        </w:rPr>
        <w:t>Describe the strategies and techniques you used to test your application.</w:t>
      </w:r>
    </w:p>
    <w:p w14:paraId="2FADD4B0" w14:textId="77777777" w:rsidR="00592E86" w:rsidRPr="00791B53" w:rsidRDefault="00592E86" w:rsidP="007D1C18">
      <w:pPr>
        <w:shd w:val="clear" w:color="auto" w:fill="FFFFFF" w:themeFill="background1"/>
        <w:outlineLvl w:val="3"/>
        <w:rPr>
          <w:rFonts w:ascii="Times New Roman" w:eastAsia="宋体" w:hAnsi="Times New Roman"/>
          <w:b/>
          <w:bCs/>
          <w:color w:val="8EAADB" w:themeColor="accent1" w:themeTint="99"/>
          <w:sz w:val="28"/>
          <w:szCs w:val="28"/>
        </w:rPr>
      </w:pPr>
    </w:p>
    <w:p w14:paraId="3CE391A2" w14:textId="5341B2E3" w:rsidR="001C35D4" w:rsidRDefault="001C35D4" w:rsidP="00EF4838">
      <w:pPr>
        <w:pStyle w:val="2"/>
        <w:numPr>
          <w:ilvl w:val="1"/>
          <w:numId w:val="7"/>
        </w:numPr>
        <w:rPr>
          <w:rFonts w:ascii="Times New Roman" w:hAnsi="Times New Roman" w:cs="Times New Roman"/>
          <w:sz w:val="32"/>
          <w:szCs w:val="32"/>
        </w:rPr>
      </w:pPr>
      <w:bookmarkStart w:id="22" w:name="_Toc121436866"/>
      <w:r w:rsidRPr="00791B53">
        <w:rPr>
          <w:rFonts w:ascii="Times New Roman" w:hAnsi="Times New Roman" w:cs="Times New Roman"/>
          <w:sz w:val="32"/>
          <w:szCs w:val="32"/>
        </w:rPr>
        <w:t>Postman</w:t>
      </w:r>
      <w:bookmarkEnd w:id="22"/>
    </w:p>
    <w:p w14:paraId="75FD0ACB" w14:textId="77777777" w:rsidR="00B76544" w:rsidRPr="00B76544" w:rsidRDefault="00B76544" w:rsidP="00B76544"/>
    <w:p w14:paraId="76AA5BB8" w14:textId="4EF7706A" w:rsidR="002C3DF3" w:rsidRPr="00791B53" w:rsidRDefault="00692EEE" w:rsidP="007D1C18">
      <w:pPr>
        <w:shd w:val="clear" w:color="auto" w:fill="FFFFFF" w:themeFill="background1"/>
        <w:outlineLvl w:val="3"/>
        <w:rPr>
          <w:rFonts w:ascii="Times New Roman" w:eastAsia="宋体" w:hAnsi="Times New Roman"/>
          <w:sz w:val="28"/>
          <w:szCs w:val="28"/>
        </w:rPr>
      </w:pPr>
      <w:r w:rsidRPr="00791B53">
        <w:rPr>
          <w:rFonts w:ascii="Times New Roman" w:eastAsia="宋体" w:hAnsi="Times New Roman"/>
          <w:sz w:val="28"/>
          <w:szCs w:val="28"/>
        </w:rPr>
        <w:t>We use</w:t>
      </w:r>
      <w:r w:rsidR="00C23EC2" w:rsidRPr="00791B53">
        <w:rPr>
          <w:rFonts w:ascii="Times New Roman" w:eastAsia="宋体" w:hAnsi="Times New Roman"/>
          <w:sz w:val="28"/>
          <w:szCs w:val="28"/>
        </w:rPr>
        <w:t xml:space="preserve"> </w:t>
      </w:r>
      <w:r w:rsidR="00D0590E" w:rsidRPr="00791B53">
        <w:rPr>
          <w:rFonts w:ascii="Times New Roman" w:eastAsia="宋体" w:hAnsi="Times New Roman"/>
          <w:sz w:val="28"/>
          <w:szCs w:val="28"/>
        </w:rPr>
        <w:t xml:space="preserve">the </w:t>
      </w:r>
      <w:r w:rsidR="00F32C53" w:rsidRPr="00791B53">
        <w:rPr>
          <w:rFonts w:ascii="Times New Roman" w:eastAsia="宋体" w:hAnsi="Times New Roman"/>
          <w:sz w:val="28"/>
          <w:szCs w:val="28"/>
        </w:rPr>
        <w:t xml:space="preserve">software </w:t>
      </w:r>
      <w:r w:rsidR="00C23EC2" w:rsidRPr="00791B53">
        <w:rPr>
          <w:rFonts w:ascii="Times New Roman" w:eastAsia="宋体" w:hAnsi="Times New Roman"/>
          <w:sz w:val="28"/>
          <w:szCs w:val="28"/>
        </w:rPr>
        <w:t>postman to test the server API.</w:t>
      </w:r>
      <w:r w:rsidR="00A357C1">
        <w:rPr>
          <w:rFonts w:ascii="Times New Roman" w:eastAsia="宋体" w:hAnsi="Times New Roman"/>
          <w:sz w:val="28"/>
          <w:szCs w:val="28"/>
        </w:rPr>
        <w:t xml:space="preserve"> This software is quite useful and helps a lot.</w:t>
      </w:r>
    </w:p>
    <w:p w14:paraId="065B13E0" w14:textId="77777777" w:rsidR="008F7107" w:rsidRDefault="002024A7" w:rsidP="008F7107">
      <w:pPr>
        <w:keepNext/>
        <w:shd w:val="clear" w:color="auto" w:fill="FFFFFF" w:themeFill="background1"/>
        <w:jc w:val="center"/>
        <w:outlineLvl w:val="3"/>
      </w:pPr>
      <w:r w:rsidRPr="00791B53">
        <w:rPr>
          <w:rFonts w:ascii="Times New Roman" w:eastAsia="宋体" w:hAnsi="Times New Roman"/>
          <w:b/>
          <w:bCs/>
          <w:noProof/>
          <w:color w:val="8EAADB" w:themeColor="accent1" w:themeTint="99"/>
          <w:sz w:val="28"/>
          <w:szCs w:val="28"/>
        </w:rPr>
        <w:drawing>
          <wp:inline distT="0" distB="0" distL="0" distR="0" wp14:anchorId="3A4F7E62" wp14:editId="12AB8636">
            <wp:extent cx="5274310" cy="2475230"/>
            <wp:effectExtent l="0" t="0" r="2540" b="1270"/>
            <wp:docPr id="18" name="图片 1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 应用程序, 电子邮件&#10;&#10;描述已自动生成"/>
                    <pic:cNvPicPr/>
                  </pic:nvPicPr>
                  <pic:blipFill>
                    <a:blip r:embed="rId23"/>
                    <a:stretch>
                      <a:fillRect/>
                    </a:stretch>
                  </pic:blipFill>
                  <pic:spPr>
                    <a:xfrm>
                      <a:off x="0" y="0"/>
                      <a:ext cx="5274310" cy="2475230"/>
                    </a:xfrm>
                    <a:prstGeom prst="rect">
                      <a:avLst/>
                    </a:prstGeom>
                  </pic:spPr>
                </pic:pic>
              </a:graphicData>
            </a:graphic>
          </wp:inline>
        </w:drawing>
      </w:r>
    </w:p>
    <w:p w14:paraId="2AEF0DC5" w14:textId="147128DF" w:rsidR="002C3DF3" w:rsidRPr="00791B53" w:rsidRDefault="008F7107" w:rsidP="008F7107">
      <w:pPr>
        <w:pStyle w:val="ae"/>
        <w:jc w:val="center"/>
        <w:rPr>
          <w:rFonts w:ascii="Times New Roman" w:eastAsia="宋体" w:hAnsi="Times New Roman"/>
          <w:b/>
          <w:bCs/>
          <w:color w:val="8EAADB" w:themeColor="accent1" w:themeTint="99"/>
          <w:sz w:val="28"/>
          <w:szCs w:val="28"/>
        </w:rPr>
      </w:pPr>
      <w:r>
        <w:t xml:space="preserve">Figure </w:t>
      </w:r>
      <w:fldSimple w:instr=" SEQ Figure \* ARABIC ">
        <w:r w:rsidR="00F27DE1">
          <w:rPr>
            <w:noProof/>
          </w:rPr>
          <w:t>9</w:t>
        </w:r>
      </w:fldSimple>
      <w:r>
        <w:t>: All server API call in Postman</w:t>
      </w:r>
    </w:p>
    <w:p w14:paraId="47DE4831" w14:textId="77777777" w:rsidR="00720DF3" w:rsidRPr="00791B53" w:rsidRDefault="00720DF3" w:rsidP="007D1C18">
      <w:pPr>
        <w:shd w:val="clear" w:color="auto" w:fill="FFFFFF" w:themeFill="background1"/>
        <w:outlineLvl w:val="3"/>
        <w:rPr>
          <w:rFonts w:ascii="Times New Roman" w:eastAsia="宋体" w:hAnsi="Times New Roman"/>
          <w:b/>
          <w:bCs/>
          <w:color w:val="8EAADB" w:themeColor="accent1" w:themeTint="99"/>
          <w:sz w:val="28"/>
          <w:szCs w:val="28"/>
        </w:rPr>
      </w:pPr>
    </w:p>
    <w:p w14:paraId="45603A65" w14:textId="0B70953E" w:rsidR="00720DF3" w:rsidRDefault="00720DF3" w:rsidP="00EF4838">
      <w:pPr>
        <w:pStyle w:val="2"/>
        <w:numPr>
          <w:ilvl w:val="1"/>
          <w:numId w:val="7"/>
        </w:numPr>
        <w:rPr>
          <w:rFonts w:ascii="Times New Roman" w:hAnsi="Times New Roman" w:cs="Times New Roman"/>
          <w:sz w:val="32"/>
          <w:szCs w:val="32"/>
        </w:rPr>
      </w:pPr>
      <w:bookmarkStart w:id="23" w:name="_Toc121436867"/>
      <w:r w:rsidRPr="00791B53">
        <w:rPr>
          <w:rFonts w:ascii="Times New Roman" w:hAnsi="Times New Roman" w:cs="Times New Roman"/>
          <w:sz w:val="32"/>
          <w:szCs w:val="32"/>
        </w:rPr>
        <w:t>Studio 3T</w:t>
      </w:r>
      <w:bookmarkEnd w:id="23"/>
    </w:p>
    <w:p w14:paraId="32B12914" w14:textId="77777777" w:rsidR="00B76544" w:rsidRPr="00B76544" w:rsidRDefault="00B76544" w:rsidP="00B76544"/>
    <w:p w14:paraId="30A9632D" w14:textId="2FBF94DF" w:rsidR="00720DF3" w:rsidRPr="00791B53" w:rsidRDefault="00026A5D" w:rsidP="007D1C18">
      <w:pPr>
        <w:shd w:val="clear" w:color="auto" w:fill="FFFFFF" w:themeFill="background1"/>
        <w:outlineLvl w:val="3"/>
        <w:rPr>
          <w:rFonts w:ascii="Times New Roman" w:eastAsia="宋体" w:hAnsi="Times New Roman"/>
          <w:sz w:val="28"/>
          <w:szCs w:val="28"/>
        </w:rPr>
      </w:pPr>
      <w:r w:rsidRPr="00791B53">
        <w:rPr>
          <w:rFonts w:ascii="Times New Roman" w:eastAsia="宋体" w:hAnsi="Times New Roman"/>
          <w:sz w:val="28"/>
          <w:szCs w:val="28"/>
        </w:rPr>
        <w:t xml:space="preserve">We use this software to </w:t>
      </w:r>
      <w:r w:rsidR="00A97F1F" w:rsidRPr="00791B53">
        <w:rPr>
          <w:rFonts w:ascii="Times New Roman" w:eastAsia="宋体" w:hAnsi="Times New Roman"/>
          <w:sz w:val="28"/>
          <w:szCs w:val="28"/>
        </w:rPr>
        <w:t xml:space="preserve">check if </w:t>
      </w:r>
      <w:r w:rsidR="00D0590E" w:rsidRPr="00791B53">
        <w:rPr>
          <w:rFonts w:ascii="Times New Roman" w:eastAsia="宋体" w:hAnsi="Times New Roman"/>
          <w:sz w:val="28"/>
          <w:szCs w:val="28"/>
        </w:rPr>
        <w:t xml:space="preserve">the </w:t>
      </w:r>
      <w:r w:rsidR="00A97F1F" w:rsidRPr="00791B53">
        <w:rPr>
          <w:rFonts w:ascii="Times New Roman" w:eastAsia="宋体" w:hAnsi="Times New Roman"/>
          <w:sz w:val="28"/>
          <w:szCs w:val="28"/>
        </w:rPr>
        <w:t xml:space="preserve">application </w:t>
      </w:r>
      <w:r w:rsidR="002455FB" w:rsidRPr="00791B53">
        <w:rPr>
          <w:rFonts w:ascii="Times New Roman" w:eastAsia="宋体" w:hAnsi="Times New Roman"/>
          <w:sz w:val="28"/>
          <w:szCs w:val="28"/>
        </w:rPr>
        <w:t>uploads</w:t>
      </w:r>
      <w:r w:rsidR="00A97F1F" w:rsidRPr="00791B53">
        <w:rPr>
          <w:rFonts w:ascii="Times New Roman" w:eastAsia="宋体" w:hAnsi="Times New Roman"/>
          <w:sz w:val="28"/>
          <w:szCs w:val="28"/>
        </w:rPr>
        <w:t xml:space="preserve"> </w:t>
      </w:r>
      <w:r w:rsidR="003A4346" w:rsidRPr="00791B53">
        <w:rPr>
          <w:rFonts w:ascii="Times New Roman" w:eastAsia="宋体" w:hAnsi="Times New Roman"/>
          <w:sz w:val="28"/>
          <w:szCs w:val="28"/>
        </w:rPr>
        <w:t xml:space="preserve">new </w:t>
      </w:r>
      <w:r w:rsidR="009E0D56">
        <w:rPr>
          <w:rFonts w:ascii="Times New Roman" w:eastAsia="宋体" w:hAnsi="Times New Roman"/>
          <w:sz w:val="28"/>
          <w:szCs w:val="28"/>
        </w:rPr>
        <w:t>messages</w:t>
      </w:r>
      <w:r w:rsidR="008918BC" w:rsidRPr="00791B53">
        <w:rPr>
          <w:rFonts w:ascii="Times New Roman" w:eastAsia="宋体" w:hAnsi="Times New Roman"/>
          <w:sz w:val="28"/>
          <w:szCs w:val="28"/>
        </w:rPr>
        <w:t xml:space="preserve"> or </w:t>
      </w:r>
      <w:r w:rsidR="009E0D56">
        <w:rPr>
          <w:rFonts w:ascii="Times New Roman" w:eastAsia="宋体" w:hAnsi="Times New Roman"/>
          <w:sz w:val="28"/>
          <w:szCs w:val="28"/>
        </w:rPr>
        <w:t>posts</w:t>
      </w:r>
      <w:r w:rsidR="008918BC" w:rsidRPr="00791B53">
        <w:rPr>
          <w:rFonts w:ascii="Times New Roman" w:eastAsia="宋体" w:hAnsi="Times New Roman"/>
          <w:sz w:val="28"/>
          <w:szCs w:val="28"/>
        </w:rPr>
        <w:t xml:space="preserve"> successfully.</w:t>
      </w:r>
      <w:r w:rsidR="00E31DA0" w:rsidRPr="00791B53">
        <w:rPr>
          <w:rFonts w:ascii="Times New Roman" w:eastAsia="宋体" w:hAnsi="Times New Roman"/>
          <w:sz w:val="28"/>
          <w:szCs w:val="28"/>
        </w:rPr>
        <w:t xml:space="preserve"> In addition, I use this software to set the Text</w:t>
      </w:r>
      <w:r w:rsidR="00F971FE" w:rsidRPr="00791B53">
        <w:rPr>
          <w:rFonts w:ascii="Times New Roman" w:eastAsia="宋体" w:hAnsi="Times New Roman"/>
          <w:sz w:val="28"/>
          <w:szCs w:val="28"/>
        </w:rPr>
        <w:t>-</w:t>
      </w:r>
      <w:r w:rsidR="00E31DA0" w:rsidRPr="00791B53">
        <w:rPr>
          <w:rFonts w:ascii="Times New Roman" w:eastAsia="宋体" w:hAnsi="Times New Roman"/>
          <w:sz w:val="28"/>
          <w:szCs w:val="28"/>
        </w:rPr>
        <w:t xml:space="preserve">Index for </w:t>
      </w:r>
      <w:r w:rsidR="003569FF" w:rsidRPr="00791B53">
        <w:rPr>
          <w:rFonts w:ascii="Times New Roman" w:eastAsia="宋体" w:hAnsi="Times New Roman"/>
          <w:sz w:val="28"/>
          <w:szCs w:val="28"/>
        </w:rPr>
        <w:t xml:space="preserve">the </w:t>
      </w:r>
      <w:r w:rsidR="00E31DA0" w:rsidRPr="00791B53">
        <w:rPr>
          <w:rFonts w:ascii="Times New Roman" w:eastAsia="宋体" w:hAnsi="Times New Roman"/>
          <w:sz w:val="28"/>
          <w:szCs w:val="28"/>
        </w:rPr>
        <w:t>table Posts</w:t>
      </w:r>
      <w:r w:rsidR="00FE6810" w:rsidRPr="00791B53">
        <w:rPr>
          <w:rFonts w:ascii="Times New Roman" w:eastAsia="宋体" w:hAnsi="Times New Roman"/>
          <w:sz w:val="28"/>
          <w:szCs w:val="28"/>
        </w:rPr>
        <w:t>.</w:t>
      </w:r>
      <w:r w:rsidR="00830B37" w:rsidRPr="00791B53">
        <w:rPr>
          <w:rFonts w:ascii="Times New Roman" w:eastAsia="宋体" w:hAnsi="Times New Roman"/>
          <w:sz w:val="28"/>
          <w:szCs w:val="28"/>
        </w:rPr>
        <w:t xml:space="preserve"> We can also delete tables or </w:t>
      </w:r>
      <w:r w:rsidR="00234751" w:rsidRPr="00791B53">
        <w:rPr>
          <w:rFonts w:ascii="Times New Roman" w:eastAsia="宋体" w:hAnsi="Times New Roman"/>
          <w:sz w:val="28"/>
          <w:szCs w:val="28"/>
        </w:rPr>
        <w:t xml:space="preserve">certain </w:t>
      </w:r>
      <w:r w:rsidR="00961FB0" w:rsidRPr="00791B53">
        <w:rPr>
          <w:rFonts w:ascii="Times New Roman" w:eastAsia="宋体" w:hAnsi="Times New Roman"/>
          <w:sz w:val="28"/>
          <w:szCs w:val="28"/>
        </w:rPr>
        <w:t>instances</w:t>
      </w:r>
      <w:r w:rsidR="00234751" w:rsidRPr="00791B53">
        <w:rPr>
          <w:rFonts w:ascii="Times New Roman" w:eastAsia="宋体" w:hAnsi="Times New Roman"/>
          <w:sz w:val="28"/>
          <w:szCs w:val="28"/>
        </w:rPr>
        <w:t xml:space="preserve"> through this software.</w:t>
      </w:r>
    </w:p>
    <w:p w14:paraId="4B8DAF2A" w14:textId="77777777" w:rsidR="003C683B" w:rsidRDefault="007209DC" w:rsidP="003C683B">
      <w:pPr>
        <w:keepNext/>
        <w:shd w:val="clear" w:color="auto" w:fill="FFFFFF" w:themeFill="background1"/>
        <w:outlineLvl w:val="3"/>
      </w:pPr>
      <w:r w:rsidRPr="00791B53">
        <w:rPr>
          <w:rFonts w:ascii="Times New Roman" w:eastAsia="宋体" w:hAnsi="Times New Roman"/>
          <w:b/>
          <w:bCs/>
          <w:noProof/>
          <w:color w:val="8EAADB" w:themeColor="accent1" w:themeTint="99"/>
          <w:sz w:val="28"/>
          <w:szCs w:val="28"/>
        </w:rPr>
        <w:lastRenderedPageBreak/>
        <w:drawing>
          <wp:inline distT="0" distB="0" distL="0" distR="0" wp14:anchorId="4E08BB33" wp14:editId="5BBA0E0F">
            <wp:extent cx="5274310" cy="956310"/>
            <wp:effectExtent l="0" t="0" r="2540" b="0"/>
            <wp:docPr id="19" name="图片 1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表格&#10;&#10;描述已自动生成"/>
                    <pic:cNvPicPr/>
                  </pic:nvPicPr>
                  <pic:blipFill>
                    <a:blip r:embed="rId24"/>
                    <a:stretch>
                      <a:fillRect/>
                    </a:stretch>
                  </pic:blipFill>
                  <pic:spPr>
                    <a:xfrm>
                      <a:off x="0" y="0"/>
                      <a:ext cx="5274310" cy="956310"/>
                    </a:xfrm>
                    <a:prstGeom prst="rect">
                      <a:avLst/>
                    </a:prstGeom>
                  </pic:spPr>
                </pic:pic>
              </a:graphicData>
            </a:graphic>
          </wp:inline>
        </w:drawing>
      </w:r>
    </w:p>
    <w:p w14:paraId="76657DCF" w14:textId="18FA7B91" w:rsidR="00720DF3" w:rsidRPr="00791B53" w:rsidRDefault="003C683B" w:rsidP="00A93D05">
      <w:pPr>
        <w:pStyle w:val="ae"/>
        <w:jc w:val="center"/>
        <w:rPr>
          <w:rFonts w:ascii="Times New Roman" w:eastAsia="宋体" w:hAnsi="Times New Roman"/>
          <w:b/>
          <w:bCs/>
          <w:color w:val="8EAADB" w:themeColor="accent1" w:themeTint="99"/>
          <w:sz w:val="28"/>
          <w:szCs w:val="28"/>
        </w:rPr>
      </w:pPr>
      <w:r>
        <w:t xml:space="preserve">Figure </w:t>
      </w:r>
      <w:fldSimple w:instr=" SEQ Figure \* ARABIC ">
        <w:r w:rsidR="00F27DE1">
          <w:rPr>
            <w:noProof/>
          </w:rPr>
          <w:t>10</w:t>
        </w:r>
      </w:fldSimple>
      <w:r>
        <w:t>: Table Posts are shown in Studio 3T</w:t>
      </w:r>
    </w:p>
    <w:p w14:paraId="00AF3BD1" w14:textId="77777777" w:rsidR="007209DC" w:rsidRPr="00791B53" w:rsidRDefault="007209DC" w:rsidP="007D1C18">
      <w:pPr>
        <w:shd w:val="clear" w:color="auto" w:fill="FFFFFF" w:themeFill="background1"/>
        <w:outlineLvl w:val="3"/>
        <w:rPr>
          <w:rFonts w:ascii="Times New Roman" w:eastAsia="宋体" w:hAnsi="Times New Roman"/>
          <w:b/>
          <w:bCs/>
          <w:color w:val="8EAADB" w:themeColor="accent1" w:themeTint="99"/>
          <w:sz w:val="28"/>
          <w:szCs w:val="28"/>
        </w:rPr>
      </w:pPr>
    </w:p>
    <w:p w14:paraId="5AF20F51" w14:textId="1AFD3015" w:rsidR="007209DC" w:rsidRDefault="002A6DE0" w:rsidP="00EF4838">
      <w:pPr>
        <w:pStyle w:val="2"/>
        <w:numPr>
          <w:ilvl w:val="1"/>
          <w:numId w:val="7"/>
        </w:numPr>
        <w:rPr>
          <w:rFonts w:ascii="Times New Roman" w:hAnsi="Times New Roman" w:cs="Times New Roman"/>
          <w:sz w:val="32"/>
          <w:szCs w:val="32"/>
        </w:rPr>
      </w:pPr>
      <w:bookmarkStart w:id="24" w:name="_Toc121436868"/>
      <w:r w:rsidRPr="00791B53">
        <w:rPr>
          <w:rFonts w:ascii="Times New Roman" w:hAnsi="Times New Roman" w:cs="Times New Roman"/>
          <w:sz w:val="32"/>
          <w:szCs w:val="32"/>
        </w:rPr>
        <w:t>FileZilla</w:t>
      </w:r>
      <w:r w:rsidR="00D80E2A" w:rsidRPr="00791B53">
        <w:rPr>
          <w:rFonts w:ascii="Times New Roman" w:hAnsi="Times New Roman" w:cs="Times New Roman"/>
          <w:sz w:val="32"/>
          <w:szCs w:val="32"/>
        </w:rPr>
        <w:t xml:space="preserve"> and Xshell</w:t>
      </w:r>
      <w:r w:rsidR="006F1B72" w:rsidRPr="00791B53">
        <w:rPr>
          <w:rFonts w:ascii="Times New Roman" w:hAnsi="Times New Roman" w:cs="Times New Roman"/>
          <w:sz w:val="32"/>
          <w:szCs w:val="32"/>
        </w:rPr>
        <w:t>.</w:t>
      </w:r>
      <w:bookmarkEnd w:id="24"/>
    </w:p>
    <w:p w14:paraId="5B9C6EC2" w14:textId="77777777" w:rsidR="00B76544" w:rsidRPr="00B76544" w:rsidRDefault="00B76544" w:rsidP="00B76544"/>
    <w:p w14:paraId="712757A3" w14:textId="60BB7F56" w:rsidR="007209DC" w:rsidRPr="00791B53" w:rsidRDefault="002C1A74" w:rsidP="007D1C18">
      <w:pPr>
        <w:shd w:val="clear" w:color="auto" w:fill="FFFFFF" w:themeFill="background1"/>
        <w:outlineLvl w:val="3"/>
        <w:rPr>
          <w:rFonts w:ascii="Times New Roman" w:eastAsia="宋体" w:hAnsi="Times New Roman"/>
          <w:sz w:val="28"/>
          <w:szCs w:val="28"/>
        </w:rPr>
      </w:pPr>
      <w:r w:rsidRPr="00791B53">
        <w:rPr>
          <w:rFonts w:ascii="Times New Roman" w:eastAsia="宋体" w:hAnsi="Times New Roman"/>
          <w:sz w:val="28"/>
          <w:szCs w:val="28"/>
        </w:rPr>
        <w:t xml:space="preserve">We use </w:t>
      </w:r>
      <w:r w:rsidR="00BF51EC" w:rsidRPr="00791B53">
        <w:rPr>
          <w:rFonts w:ascii="Times New Roman" w:eastAsia="宋体" w:hAnsi="Times New Roman"/>
          <w:sz w:val="28"/>
          <w:szCs w:val="28"/>
        </w:rPr>
        <w:t>these</w:t>
      </w:r>
      <w:r w:rsidR="00961FB0" w:rsidRPr="00791B53">
        <w:rPr>
          <w:rFonts w:ascii="Times New Roman" w:eastAsia="宋体" w:hAnsi="Times New Roman"/>
          <w:sz w:val="28"/>
          <w:szCs w:val="28"/>
        </w:rPr>
        <w:t xml:space="preserve"> two software</w:t>
      </w:r>
      <w:r w:rsidRPr="00791B53">
        <w:rPr>
          <w:rFonts w:ascii="Times New Roman" w:eastAsia="宋体" w:hAnsi="Times New Roman"/>
          <w:sz w:val="28"/>
          <w:szCs w:val="28"/>
        </w:rPr>
        <w:t xml:space="preserve"> to upload </w:t>
      </w:r>
      <w:r w:rsidR="002455FB" w:rsidRPr="00791B53">
        <w:rPr>
          <w:rFonts w:ascii="Times New Roman" w:eastAsia="宋体" w:hAnsi="Times New Roman"/>
          <w:sz w:val="28"/>
          <w:szCs w:val="28"/>
        </w:rPr>
        <w:t xml:space="preserve">a </w:t>
      </w:r>
      <w:r w:rsidRPr="00791B53">
        <w:rPr>
          <w:rFonts w:ascii="Times New Roman" w:eastAsia="宋体" w:hAnsi="Times New Roman"/>
          <w:sz w:val="28"/>
          <w:szCs w:val="28"/>
        </w:rPr>
        <w:t xml:space="preserve">new version of </w:t>
      </w:r>
      <w:r w:rsidR="00961FB0" w:rsidRPr="00791B53">
        <w:rPr>
          <w:rFonts w:ascii="Times New Roman" w:eastAsia="宋体" w:hAnsi="Times New Roman"/>
          <w:sz w:val="28"/>
          <w:szCs w:val="28"/>
        </w:rPr>
        <w:t xml:space="preserve">the </w:t>
      </w:r>
      <w:r w:rsidRPr="00791B53">
        <w:rPr>
          <w:rFonts w:ascii="Times New Roman" w:eastAsia="宋体" w:hAnsi="Times New Roman"/>
          <w:sz w:val="28"/>
          <w:szCs w:val="28"/>
        </w:rPr>
        <w:t xml:space="preserve">server API to </w:t>
      </w:r>
      <w:r w:rsidR="002455FB" w:rsidRPr="00791B53">
        <w:rPr>
          <w:rFonts w:ascii="Times New Roman" w:eastAsia="宋体" w:hAnsi="Times New Roman"/>
          <w:sz w:val="28"/>
          <w:szCs w:val="28"/>
        </w:rPr>
        <w:t xml:space="preserve">the </w:t>
      </w:r>
      <w:r w:rsidRPr="00791B53">
        <w:rPr>
          <w:rFonts w:ascii="Times New Roman" w:eastAsia="宋体" w:hAnsi="Times New Roman"/>
          <w:sz w:val="28"/>
          <w:szCs w:val="28"/>
        </w:rPr>
        <w:t xml:space="preserve">server and </w:t>
      </w:r>
      <w:r w:rsidR="00FB729E" w:rsidRPr="00791B53">
        <w:rPr>
          <w:rFonts w:ascii="Times New Roman" w:eastAsia="宋体" w:hAnsi="Times New Roman"/>
          <w:sz w:val="28"/>
          <w:szCs w:val="28"/>
        </w:rPr>
        <w:t>let the server start listening.</w:t>
      </w:r>
      <w:r w:rsidR="0067425C" w:rsidRPr="00791B53">
        <w:rPr>
          <w:rFonts w:ascii="Times New Roman" w:eastAsia="宋体" w:hAnsi="Times New Roman"/>
          <w:sz w:val="28"/>
          <w:szCs w:val="28"/>
        </w:rPr>
        <w:t xml:space="preserve"> </w:t>
      </w:r>
    </w:p>
    <w:p w14:paraId="7FA4C17E" w14:textId="77777777" w:rsidR="001E34DE" w:rsidRDefault="00130D8C" w:rsidP="001E34DE">
      <w:pPr>
        <w:keepNext/>
        <w:shd w:val="clear" w:color="auto" w:fill="FFFFFF" w:themeFill="background1"/>
        <w:outlineLvl w:val="3"/>
      </w:pPr>
      <w:r w:rsidRPr="00791B53">
        <w:rPr>
          <w:rFonts w:ascii="Times New Roman" w:eastAsia="宋体" w:hAnsi="Times New Roman"/>
          <w:b/>
          <w:bCs/>
          <w:noProof/>
          <w:color w:val="8EAADB" w:themeColor="accent1" w:themeTint="99"/>
          <w:sz w:val="28"/>
          <w:szCs w:val="28"/>
        </w:rPr>
        <w:drawing>
          <wp:inline distT="0" distB="0" distL="0" distR="0" wp14:anchorId="2D223A09" wp14:editId="75D66018">
            <wp:extent cx="5274310" cy="3901440"/>
            <wp:effectExtent l="0" t="0" r="2540" b="3810"/>
            <wp:docPr id="20" name="图片 2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文本&#10;&#10;描述已自动生成"/>
                    <pic:cNvPicPr/>
                  </pic:nvPicPr>
                  <pic:blipFill>
                    <a:blip r:embed="rId25"/>
                    <a:stretch>
                      <a:fillRect/>
                    </a:stretch>
                  </pic:blipFill>
                  <pic:spPr>
                    <a:xfrm>
                      <a:off x="0" y="0"/>
                      <a:ext cx="5274310" cy="3901440"/>
                    </a:xfrm>
                    <a:prstGeom prst="rect">
                      <a:avLst/>
                    </a:prstGeom>
                  </pic:spPr>
                </pic:pic>
              </a:graphicData>
            </a:graphic>
          </wp:inline>
        </w:drawing>
      </w:r>
    </w:p>
    <w:p w14:paraId="0BB89636" w14:textId="53A5C3BD" w:rsidR="00FD6192" w:rsidRDefault="001E34DE" w:rsidP="001E34DE">
      <w:pPr>
        <w:pStyle w:val="ae"/>
        <w:jc w:val="center"/>
      </w:pPr>
      <w:r>
        <w:t xml:space="preserve">Figure </w:t>
      </w:r>
      <w:fldSimple w:instr=" SEQ Figure \* ARABIC ">
        <w:r w:rsidR="00F27DE1">
          <w:rPr>
            <w:noProof/>
          </w:rPr>
          <w:t>11</w:t>
        </w:r>
      </w:fldSimple>
      <w:r>
        <w:t xml:space="preserve">: </w:t>
      </w:r>
      <w:r w:rsidR="0006241B">
        <w:t xml:space="preserve">API.py file in </w:t>
      </w:r>
      <w:r w:rsidR="002759F1">
        <w:t xml:space="preserve">server shown by </w:t>
      </w:r>
      <w:r>
        <w:t>FileZilla</w:t>
      </w:r>
    </w:p>
    <w:p w14:paraId="7B097DC7" w14:textId="77777777" w:rsidR="00FA2200" w:rsidRPr="00FA2200" w:rsidRDefault="00FA2200" w:rsidP="00FA2200"/>
    <w:p w14:paraId="2D3C81A5" w14:textId="77777777" w:rsidR="001E34DE" w:rsidRDefault="00127A8F" w:rsidP="001E34DE">
      <w:pPr>
        <w:keepNext/>
        <w:shd w:val="clear" w:color="auto" w:fill="FFFFFF" w:themeFill="background1"/>
        <w:outlineLvl w:val="3"/>
      </w:pPr>
      <w:r w:rsidRPr="00791B53">
        <w:rPr>
          <w:rFonts w:ascii="Times New Roman" w:hAnsi="Times New Roman"/>
          <w:noProof/>
        </w:rPr>
        <w:lastRenderedPageBreak/>
        <w:drawing>
          <wp:inline distT="0" distB="0" distL="0" distR="0" wp14:anchorId="13A7CCFE" wp14:editId="0CDC1342">
            <wp:extent cx="5309388" cy="497417"/>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8123" cy="498235"/>
                    </a:xfrm>
                    <a:prstGeom prst="rect">
                      <a:avLst/>
                    </a:prstGeom>
                  </pic:spPr>
                </pic:pic>
              </a:graphicData>
            </a:graphic>
          </wp:inline>
        </w:drawing>
      </w:r>
    </w:p>
    <w:p w14:paraId="4F215CB1" w14:textId="7E133337" w:rsidR="00130D8C" w:rsidRDefault="001E34DE" w:rsidP="001E34DE">
      <w:pPr>
        <w:pStyle w:val="ae"/>
        <w:jc w:val="center"/>
      </w:pPr>
      <w:r>
        <w:t xml:space="preserve">Figure </w:t>
      </w:r>
      <w:fldSimple w:instr=" SEQ Figure \* ARABIC ">
        <w:r w:rsidR="00F27DE1">
          <w:rPr>
            <w:noProof/>
          </w:rPr>
          <w:t>12</w:t>
        </w:r>
      </w:fldSimple>
      <w:r>
        <w:t xml:space="preserve">: </w:t>
      </w:r>
      <w:r w:rsidR="00ED619B">
        <w:t>R</w:t>
      </w:r>
      <w:r w:rsidR="002C1EEA">
        <w:t xml:space="preserve">estart the server API </w:t>
      </w:r>
      <w:r w:rsidR="0060272C">
        <w:t xml:space="preserve">by </w:t>
      </w:r>
      <w:r>
        <w:t>Xshell</w:t>
      </w:r>
    </w:p>
    <w:p w14:paraId="63A38601" w14:textId="77777777" w:rsidR="004E3530" w:rsidRPr="004E3530" w:rsidRDefault="004E3530" w:rsidP="004E3530"/>
    <w:p w14:paraId="444CCEBA" w14:textId="34D864B3" w:rsidR="0035523D" w:rsidRDefault="00B70507" w:rsidP="00EF4838">
      <w:pPr>
        <w:pStyle w:val="2"/>
        <w:numPr>
          <w:ilvl w:val="1"/>
          <w:numId w:val="7"/>
        </w:numPr>
        <w:rPr>
          <w:rFonts w:ascii="Times New Roman" w:hAnsi="Times New Roman" w:cs="Times New Roman"/>
          <w:sz w:val="32"/>
          <w:szCs w:val="32"/>
        </w:rPr>
      </w:pPr>
      <w:bookmarkStart w:id="25" w:name="_Toc121436869"/>
      <w:r>
        <w:rPr>
          <w:rFonts w:ascii="Times New Roman" w:hAnsi="Times New Roman" w:cs="Times New Roman"/>
          <w:sz w:val="32"/>
          <w:szCs w:val="32"/>
        </w:rPr>
        <w:t>Testing</w:t>
      </w:r>
      <w:bookmarkEnd w:id="25"/>
    </w:p>
    <w:p w14:paraId="341B8505" w14:textId="77777777" w:rsidR="00D72CD7" w:rsidRPr="00D72CD7" w:rsidRDefault="00D72CD7" w:rsidP="00D72CD7"/>
    <w:p w14:paraId="4BC6D57D" w14:textId="4528EC73" w:rsidR="008A67C9" w:rsidRPr="006016F4" w:rsidRDefault="008A67C9" w:rsidP="007D1C18">
      <w:pPr>
        <w:shd w:val="clear" w:color="auto" w:fill="FFFFFF" w:themeFill="background1"/>
        <w:outlineLvl w:val="3"/>
        <w:rPr>
          <w:rFonts w:ascii="Times New Roman" w:hAnsi="Times New Roman"/>
          <w:sz w:val="28"/>
          <w:szCs w:val="28"/>
        </w:rPr>
      </w:pPr>
      <w:r w:rsidRPr="006016F4">
        <w:rPr>
          <w:rFonts w:ascii="Times New Roman" w:hAnsi="Times New Roman" w:hint="eastAsia"/>
          <w:sz w:val="28"/>
          <w:szCs w:val="28"/>
        </w:rPr>
        <w:t>W</w:t>
      </w:r>
      <w:r w:rsidRPr="006016F4">
        <w:rPr>
          <w:rFonts w:ascii="Times New Roman" w:hAnsi="Times New Roman"/>
          <w:sz w:val="28"/>
          <w:szCs w:val="28"/>
        </w:rPr>
        <w:t xml:space="preserve">e have </w:t>
      </w:r>
      <w:r w:rsidR="00B909C0" w:rsidRPr="006016F4">
        <w:rPr>
          <w:rFonts w:ascii="Times New Roman" w:hAnsi="Times New Roman"/>
          <w:sz w:val="28"/>
          <w:szCs w:val="28"/>
        </w:rPr>
        <w:t>uploaded</w:t>
      </w:r>
      <w:r w:rsidRPr="006016F4">
        <w:rPr>
          <w:rFonts w:ascii="Times New Roman" w:hAnsi="Times New Roman"/>
          <w:sz w:val="28"/>
          <w:szCs w:val="28"/>
        </w:rPr>
        <w:t xml:space="preserve"> </w:t>
      </w:r>
      <w:r w:rsidR="00966D98">
        <w:rPr>
          <w:rFonts w:ascii="Times New Roman" w:hAnsi="Times New Roman"/>
          <w:sz w:val="28"/>
          <w:szCs w:val="28"/>
        </w:rPr>
        <w:t>many</w:t>
      </w:r>
      <w:r w:rsidRPr="006016F4">
        <w:rPr>
          <w:rFonts w:ascii="Times New Roman" w:hAnsi="Times New Roman"/>
          <w:sz w:val="28"/>
          <w:szCs w:val="28"/>
        </w:rPr>
        <w:t xml:space="preserve"> post</w:t>
      </w:r>
      <w:r w:rsidR="0052728A">
        <w:rPr>
          <w:rFonts w:ascii="Times New Roman" w:hAnsi="Times New Roman"/>
          <w:sz w:val="28"/>
          <w:szCs w:val="28"/>
        </w:rPr>
        <w:t>s,</w:t>
      </w:r>
      <w:r w:rsidRPr="006016F4">
        <w:rPr>
          <w:rFonts w:ascii="Times New Roman" w:hAnsi="Times New Roman"/>
          <w:sz w:val="28"/>
          <w:szCs w:val="28"/>
        </w:rPr>
        <w:t xml:space="preserve"> </w:t>
      </w:r>
      <w:r w:rsidR="009E0D56">
        <w:rPr>
          <w:rFonts w:ascii="Times New Roman" w:hAnsi="Times New Roman"/>
          <w:sz w:val="28"/>
          <w:szCs w:val="28"/>
        </w:rPr>
        <w:t xml:space="preserve">and </w:t>
      </w:r>
      <w:r w:rsidRPr="006016F4">
        <w:rPr>
          <w:rFonts w:ascii="Times New Roman" w:hAnsi="Times New Roman"/>
          <w:sz w:val="28"/>
          <w:szCs w:val="28"/>
        </w:rPr>
        <w:t>message</w:t>
      </w:r>
      <w:r w:rsidR="003C768D">
        <w:rPr>
          <w:rFonts w:ascii="Times New Roman" w:hAnsi="Times New Roman"/>
          <w:sz w:val="28"/>
          <w:szCs w:val="28"/>
        </w:rPr>
        <w:t>s</w:t>
      </w:r>
      <w:r w:rsidRPr="006016F4">
        <w:rPr>
          <w:rFonts w:ascii="Times New Roman" w:hAnsi="Times New Roman"/>
          <w:sz w:val="28"/>
          <w:szCs w:val="28"/>
        </w:rPr>
        <w:t xml:space="preserve"> </w:t>
      </w:r>
      <w:r w:rsidR="00A8047F">
        <w:rPr>
          <w:rFonts w:ascii="Times New Roman" w:hAnsi="Times New Roman"/>
          <w:sz w:val="28"/>
          <w:szCs w:val="28"/>
        </w:rPr>
        <w:t>by</w:t>
      </w:r>
      <w:r w:rsidRPr="006016F4">
        <w:rPr>
          <w:rFonts w:ascii="Times New Roman" w:hAnsi="Times New Roman"/>
          <w:sz w:val="28"/>
          <w:szCs w:val="28"/>
        </w:rPr>
        <w:t xml:space="preserve"> </w:t>
      </w:r>
      <w:r w:rsidR="00EE291D" w:rsidRPr="006016F4">
        <w:rPr>
          <w:rFonts w:ascii="Times New Roman" w:hAnsi="Times New Roman"/>
          <w:sz w:val="28"/>
          <w:szCs w:val="28"/>
        </w:rPr>
        <w:t>sample user</w:t>
      </w:r>
      <w:r w:rsidR="003C768D">
        <w:rPr>
          <w:rFonts w:ascii="Times New Roman" w:hAnsi="Times New Roman"/>
          <w:sz w:val="28"/>
          <w:szCs w:val="28"/>
        </w:rPr>
        <w:t>s</w:t>
      </w:r>
      <w:r w:rsidR="00EE291D" w:rsidRPr="006016F4">
        <w:rPr>
          <w:rFonts w:ascii="Times New Roman" w:hAnsi="Times New Roman"/>
          <w:sz w:val="28"/>
          <w:szCs w:val="28"/>
        </w:rPr>
        <w:t xml:space="preserve"> </w:t>
      </w:r>
      <w:r w:rsidRPr="006016F4">
        <w:rPr>
          <w:rFonts w:ascii="Times New Roman" w:hAnsi="Times New Roman"/>
          <w:sz w:val="28"/>
          <w:szCs w:val="28"/>
        </w:rPr>
        <w:t xml:space="preserve">to the </w:t>
      </w:r>
      <w:r w:rsidR="005D6623">
        <w:rPr>
          <w:rFonts w:ascii="Times New Roman" w:hAnsi="Times New Roman"/>
          <w:sz w:val="28"/>
          <w:szCs w:val="28"/>
        </w:rPr>
        <w:t>database</w:t>
      </w:r>
      <w:r w:rsidR="003E5601" w:rsidRPr="006016F4">
        <w:rPr>
          <w:rFonts w:ascii="Times New Roman" w:hAnsi="Times New Roman"/>
          <w:sz w:val="28"/>
          <w:szCs w:val="28"/>
        </w:rPr>
        <w:t xml:space="preserve"> to test whether our application works well.</w:t>
      </w:r>
      <w:r w:rsidR="00DE02B0" w:rsidRPr="006016F4">
        <w:rPr>
          <w:rFonts w:ascii="Times New Roman" w:hAnsi="Times New Roman"/>
          <w:sz w:val="28"/>
          <w:szCs w:val="28"/>
        </w:rPr>
        <w:t xml:space="preserve"> </w:t>
      </w:r>
      <w:r w:rsidR="00007E13" w:rsidRPr="006016F4">
        <w:rPr>
          <w:rFonts w:ascii="Times New Roman" w:hAnsi="Times New Roman"/>
          <w:sz w:val="28"/>
          <w:szCs w:val="28"/>
        </w:rPr>
        <w:t>Besides,</w:t>
      </w:r>
      <w:r w:rsidR="0025279E" w:rsidRPr="006016F4">
        <w:rPr>
          <w:rFonts w:ascii="Times New Roman" w:hAnsi="Times New Roman"/>
          <w:sz w:val="28"/>
          <w:szCs w:val="28"/>
        </w:rPr>
        <w:t xml:space="preserve"> </w:t>
      </w:r>
      <w:r w:rsidR="002F50E1">
        <w:rPr>
          <w:rFonts w:ascii="Times New Roman" w:hAnsi="Times New Roman"/>
          <w:sz w:val="28"/>
          <w:szCs w:val="28"/>
        </w:rPr>
        <w:t>l</w:t>
      </w:r>
      <w:r w:rsidR="0025279E" w:rsidRPr="006016F4">
        <w:rPr>
          <w:rFonts w:ascii="Times New Roman" w:hAnsi="Times New Roman"/>
          <w:sz w:val="28"/>
          <w:szCs w:val="28"/>
        </w:rPr>
        <w:t>ogcat and toast</w:t>
      </w:r>
      <w:r w:rsidR="000214A6">
        <w:rPr>
          <w:rFonts w:ascii="Times New Roman" w:hAnsi="Times New Roman"/>
          <w:sz w:val="28"/>
          <w:szCs w:val="28"/>
        </w:rPr>
        <w:t>.show()</w:t>
      </w:r>
      <w:r w:rsidR="0025279E" w:rsidRPr="006016F4">
        <w:rPr>
          <w:rFonts w:ascii="Times New Roman" w:hAnsi="Times New Roman"/>
          <w:sz w:val="28"/>
          <w:szCs w:val="28"/>
        </w:rPr>
        <w:t xml:space="preserve"> are also useful when doing debugging.</w:t>
      </w:r>
    </w:p>
    <w:p w14:paraId="443A6742" w14:textId="5C75E670" w:rsidR="004E3530" w:rsidRDefault="000D588A" w:rsidP="007D1C18">
      <w:pPr>
        <w:shd w:val="clear" w:color="auto" w:fill="FFFFFF" w:themeFill="background1"/>
        <w:outlineLvl w:val="3"/>
      </w:pPr>
      <w:r w:rsidRPr="000D588A">
        <w:rPr>
          <w:rFonts w:hint="eastAsia"/>
          <w:noProof/>
        </w:rPr>
        <w:drawing>
          <wp:inline distT="0" distB="0" distL="0" distR="0" wp14:anchorId="2B3529B1" wp14:editId="6D5CC239">
            <wp:extent cx="1660896" cy="3703320"/>
            <wp:effectExtent l="0" t="0" r="0" b="0"/>
            <wp:docPr id="22" name="图片 22"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 聊天或短信&#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0266" cy="3724213"/>
                    </a:xfrm>
                    <a:prstGeom prst="rect">
                      <a:avLst/>
                    </a:prstGeom>
                    <a:noFill/>
                    <a:ln>
                      <a:noFill/>
                    </a:ln>
                  </pic:spPr>
                </pic:pic>
              </a:graphicData>
            </a:graphic>
          </wp:inline>
        </w:drawing>
      </w:r>
      <w:r w:rsidRPr="000D588A">
        <w:rPr>
          <w:rFonts w:ascii="Times New Roman" w:eastAsia="宋体" w:hAnsi="Times New Roman" w:hint="eastAsia"/>
          <w:b/>
          <w:bCs/>
          <w:color w:val="8EAADB" w:themeColor="accent1" w:themeTint="99"/>
          <w:sz w:val="28"/>
          <w:szCs w:val="28"/>
        </w:rPr>
        <w:t xml:space="preserve"> </w:t>
      </w:r>
      <w:r w:rsidRPr="000D588A">
        <w:rPr>
          <w:rFonts w:hint="eastAsia"/>
          <w:noProof/>
        </w:rPr>
        <w:drawing>
          <wp:inline distT="0" distB="0" distL="0" distR="0" wp14:anchorId="6BECE5DE" wp14:editId="66B63EB2">
            <wp:extent cx="1660178" cy="3701716"/>
            <wp:effectExtent l="0" t="0" r="0" b="0"/>
            <wp:docPr id="23" name="图片 23"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10;&#10;中度可信度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6334" cy="3737739"/>
                    </a:xfrm>
                    <a:prstGeom prst="rect">
                      <a:avLst/>
                    </a:prstGeom>
                    <a:noFill/>
                    <a:ln>
                      <a:noFill/>
                    </a:ln>
                  </pic:spPr>
                </pic:pic>
              </a:graphicData>
            </a:graphic>
          </wp:inline>
        </w:drawing>
      </w:r>
      <w:r w:rsidR="007575BF" w:rsidRPr="007575BF">
        <w:rPr>
          <w:rFonts w:hint="eastAsia"/>
        </w:rPr>
        <w:t xml:space="preserve"> </w:t>
      </w:r>
      <w:r w:rsidR="007575BF" w:rsidRPr="007575BF">
        <w:rPr>
          <w:rFonts w:hint="eastAsia"/>
          <w:noProof/>
        </w:rPr>
        <w:drawing>
          <wp:inline distT="0" distB="0" distL="0" distR="0" wp14:anchorId="5DA4F4AE" wp14:editId="4886A250">
            <wp:extent cx="1668780" cy="3720900"/>
            <wp:effectExtent l="0" t="0" r="7620" b="0"/>
            <wp:docPr id="24" name="图片 24"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手机屏幕的截图&#10;&#10;中度可信度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76512" cy="3738140"/>
                    </a:xfrm>
                    <a:prstGeom prst="rect">
                      <a:avLst/>
                    </a:prstGeom>
                    <a:noFill/>
                    <a:ln>
                      <a:noFill/>
                    </a:ln>
                  </pic:spPr>
                </pic:pic>
              </a:graphicData>
            </a:graphic>
          </wp:inline>
        </w:drawing>
      </w:r>
    </w:p>
    <w:p w14:paraId="31C6C743" w14:textId="77777777" w:rsidR="00F70FFA" w:rsidRPr="00791B53" w:rsidRDefault="00F70FFA" w:rsidP="007D1C18">
      <w:pPr>
        <w:shd w:val="clear" w:color="auto" w:fill="FFFFFF" w:themeFill="background1"/>
        <w:outlineLvl w:val="3"/>
        <w:rPr>
          <w:rFonts w:ascii="Times New Roman" w:eastAsia="宋体" w:hAnsi="Times New Roman"/>
          <w:b/>
          <w:bCs/>
          <w:color w:val="8EAADB" w:themeColor="accent1" w:themeTint="99"/>
          <w:sz w:val="28"/>
          <w:szCs w:val="28"/>
        </w:rPr>
      </w:pPr>
    </w:p>
    <w:p w14:paraId="0508CA7A" w14:textId="6220EAA7" w:rsidR="0035523D" w:rsidRDefault="0035523D" w:rsidP="00EF4838">
      <w:pPr>
        <w:pStyle w:val="2"/>
        <w:numPr>
          <w:ilvl w:val="1"/>
          <w:numId w:val="7"/>
        </w:numPr>
        <w:rPr>
          <w:rFonts w:ascii="Times New Roman" w:hAnsi="Times New Roman" w:cs="Times New Roman"/>
          <w:sz w:val="32"/>
          <w:szCs w:val="32"/>
        </w:rPr>
      </w:pPr>
      <w:bookmarkStart w:id="26" w:name="_Toc121436870"/>
      <w:r w:rsidRPr="00791B53">
        <w:rPr>
          <w:rFonts w:ascii="Times New Roman" w:hAnsi="Times New Roman" w:cs="Times New Roman"/>
          <w:sz w:val="32"/>
          <w:szCs w:val="32"/>
        </w:rPr>
        <w:t>Evaluation</w:t>
      </w:r>
      <w:bookmarkEnd w:id="26"/>
    </w:p>
    <w:p w14:paraId="063E3CE7" w14:textId="77777777" w:rsidR="00D72CD7" w:rsidRPr="00D72CD7" w:rsidRDefault="00D72CD7" w:rsidP="00D72CD7"/>
    <w:p w14:paraId="21C72936" w14:textId="132E1848" w:rsidR="00520B23" w:rsidRDefault="00DD7B33" w:rsidP="00F77CFF">
      <w:pPr>
        <w:rPr>
          <w:rFonts w:ascii="Times New Roman" w:hAnsi="Times New Roman"/>
          <w:sz w:val="28"/>
          <w:szCs w:val="28"/>
        </w:rPr>
      </w:pPr>
      <w:r w:rsidRPr="00791B53">
        <w:rPr>
          <w:rFonts w:ascii="Times New Roman" w:hAnsi="Times New Roman"/>
          <w:sz w:val="28"/>
          <w:szCs w:val="28"/>
        </w:rPr>
        <w:lastRenderedPageBreak/>
        <w:t xml:space="preserve">We compared our application to some of the </w:t>
      </w:r>
      <w:r w:rsidR="0029662E" w:rsidRPr="00791B53">
        <w:rPr>
          <w:rFonts w:ascii="Times New Roman" w:hAnsi="Times New Roman"/>
          <w:sz w:val="28"/>
          <w:szCs w:val="28"/>
        </w:rPr>
        <w:t xml:space="preserve">mainstream second-hand transaction </w:t>
      </w:r>
      <w:r w:rsidR="00961FB0" w:rsidRPr="00791B53">
        <w:rPr>
          <w:rFonts w:ascii="Times New Roman" w:hAnsi="Times New Roman"/>
          <w:sz w:val="28"/>
          <w:szCs w:val="28"/>
        </w:rPr>
        <w:t>applications</w:t>
      </w:r>
      <w:r w:rsidR="0029662E" w:rsidRPr="00791B53">
        <w:rPr>
          <w:rFonts w:ascii="Times New Roman" w:hAnsi="Times New Roman"/>
          <w:sz w:val="28"/>
          <w:szCs w:val="28"/>
        </w:rPr>
        <w:t xml:space="preserve"> and </w:t>
      </w:r>
      <w:r w:rsidR="00356D41" w:rsidRPr="00791B53">
        <w:rPr>
          <w:rFonts w:ascii="Times New Roman" w:hAnsi="Times New Roman"/>
          <w:sz w:val="28"/>
          <w:szCs w:val="28"/>
        </w:rPr>
        <w:t xml:space="preserve">believed that we have </w:t>
      </w:r>
      <w:r w:rsidR="00961FB0" w:rsidRPr="00791B53">
        <w:rPr>
          <w:rFonts w:ascii="Times New Roman" w:hAnsi="Times New Roman"/>
          <w:sz w:val="28"/>
          <w:szCs w:val="28"/>
        </w:rPr>
        <w:t>designed</w:t>
      </w:r>
      <w:r w:rsidR="00356D41" w:rsidRPr="00791B53">
        <w:rPr>
          <w:rFonts w:ascii="Times New Roman" w:hAnsi="Times New Roman"/>
          <w:sz w:val="28"/>
          <w:szCs w:val="28"/>
        </w:rPr>
        <w:t xml:space="preserve"> and implemented most of the main </w:t>
      </w:r>
      <w:r w:rsidR="00961FB0" w:rsidRPr="00791B53">
        <w:rPr>
          <w:rFonts w:ascii="Times New Roman" w:hAnsi="Times New Roman"/>
          <w:sz w:val="28"/>
          <w:szCs w:val="28"/>
        </w:rPr>
        <w:t>functions</w:t>
      </w:r>
      <w:r w:rsidR="00356D41" w:rsidRPr="00791B53">
        <w:rPr>
          <w:rFonts w:ascii="Times New Roman" w:hAnsi="Times New Roman"/>
          <w:sz w:val="28"/>
          <w:szCs w:val="28"/>
        </w:rPr>
        <w:t xml:space="preserve"> for such kind of application.</w:t>
      </w:r>
      <w:r w:rsidR="00230D34" w:rsidRPr="00791B53">
        <w:rPr>
          <w:rFonts w:ascii="Times New Roman" w:hAnsi="Times New Roman"/>
          <w:sz w:val="28"/>
          <w:szCs w:val="28"/>
        </w:rPr>
        <w:t xml:space="preserve"> </w:t>
      </w:r>
      <w:r w:rsidR="00520B23">
        <w:rPr>
          <w:rFonts w:ascii="Times New Roman" w:hAnsi="Times New Roman"/>
          <w:sz w:val="28"/>
          <w:szCs w:val="28"/>
        </w:rPr>
        <w:t>We also learned a lot</w:t>
      </w:r>
      <w:r w:rsidR="009D573B">
        <w:rPr>
          <w:rFonts w:ascii="Times New Roman" w:hAnsi="Times New Roman"/>
          <w:sz w:val="28"/>
          <w:szCs w:val="28"/>
        </w:rPr>
        <w:t xml:space="preserve"> of ideas</w:t>
      </w:r>
      <w:r w:rsidR="00520B23">
        <w:rPr>
          <w:rFonts w:ascii="Times New Roman" w:hAnsi="Times New Roman"/>
          <w:sz w:val="28"/>
          <w:szCs w:val="28"/>
        </w:rPr>
        <w:t xml:space="preserve"> from fellow studen</w:t>
      </w:r>
      <w:r w:rsidR="00B74CB5">
        <w:rPr>
          <w:rFonts w:ascii="Times New Roman" w:hAnsi="Times New Roman"/>
          <w:sz w:val="28"/>
          <w:szCs w:val="28"/>
        </w:rPr>
        <w:t>t</w:t>
      </w:r>
      <w:r w:rsidR="00275B32">
        <w:rPr>
          <w:rFonts w:ascii="Times New Roman" w:hAnsi="Times New Roman"/>
          <w:sz w:val="28"/>
          <w:szCs w:val="28"/>
        </w:rPr>
        <w:t>s</w:t>
      </w:r>
      <w:r w:rsidR="00013982">
        <w:rPr>
          <w:rFonts w:ascii="Times New Roman" w:hAnsi="Times New Roman"/>
          <w:sz w:val="28"/>
          <w:szCs w:val="28"/>
        </w:rPr>
        <w:t xml:space="preserve"> </w:t>
      </w:r>
      <w:r w:rsidR="009E0D56">
        <w:rPr>
          <w:rFonts w:ascii="Times New Roman" w:hAnsi="Times New Roman"/>
          <w:sz w:val="28"/>
          <w:szCs w:val="28"/>
        </w:rPr>
        <w:t>at</w:t>
      </w:r>
      <w:r w:rsidR="00013982">
        <w:rPr>
          <w:rFonts w:ascii="Times New Roman" w:hAnsi="Times New Roman"/>
          <w:sz w:val="28"/>
          <w:szCs w:val="28"/>
        </w:rPr>
        <w:t xml:space="preserve"> other </w:t>
      </w:r>
      <w:r w:rsidR="007443CC">
        <w:rPr>
          <w:rFonts w:ascii="Times New Roman" w:hAnsi="Times New Roman"/>
          <w:sz w:val="28"/>
          <w:szCs w:val="28"/>
        </w:rPr>
        <w:t>universities</w:t>
      </w:r>
      <w:r w:rsidR="00013982">
        <w:rPr>
          <w:rFonts w:ascii="Times New Roman" w:hAnsi="Times New Roman"/>
          <w:sz w:val="28"/>
          <w:szCs w:val="28"/>
        </w:rPr>
        <w:t>.</w:t>
      </w:r>
    </w:p>
    <w:p w14:paraId="089F7E34" w14:textId="0CBBEBDB" w:rsidR="003759ED" w:rsidRPr="003759ED" w:rsidRDefault="003759ED" w:rsidP="003759ED">
      <w:pPr>
        <w:shd w:val="clear" w:color="auto" w:fill="FFFFFF"/>
        <w:rPr>
          <w:rFonts w:ascii="Times New Roman" w:eastAsia="宋体" w:hAnsi="Times New Roman"/>
          <w:sz w:val="28"/>
          <w:szCs w:val="28"/>
        </w:rPr>
      </w:pPr>
      <w:r w:rsidRPr="00791B53">
        <w:rPr>
          <w:rFonts w:ascii="Times New Roman" w:eastAsia="宋体" w:hAnsi="Times New Roman"/>
          <w:sz w:val="28"/>
          <w:szCs w:val="28"/>
        </w:rPr>
        <w:t>The server also crashed several times. Fixing requires a lot of searches and reading.</w:t>
      </w:r>
    </w:p>
    <w:p w14:paraId="648FE207" w14:textId="1D802D0F" w:rsidR="00592E86" w:rsidRDefault="00230D34" w:rsidP="00F77CFF">
      <w:pPr>
        <w:rPr>
          <w:rFonts w:ascii="Times New Roman" w:hAnsi="Times New Roman"/>
          <w:sz w:val="28"/>
          <w:szCs w:val="28"/>
        </w:rPr>
      </w:pPr>
      <w:r w:rsidRPr="00791B53">
        <w:rPr>
          <w:rFonts w:ascii="Times New Roman" w:hAnsi="Times New Roman"/>
          <w:sz w:val="28"/>
          <w:szCs w:val="28"/>
        </w:rPr>
        <w:t xml:space="preserve">The drawback of our application is that we still lack a nicer and </w:t>
      </w:r>
      <w:r w:rsidR="00961FB0" w:rsidRPr="00791B53">
        <w:rPr>
          <w:rFonts w:ascii="Times New Roman" w:hAnsi="Times New Roman"/>
          <w:sz w:val="28"/>
          <w:szCs w:val="28"/>
        </w:rPr>
        <w:t xml:space="preserve">more </w:t>
      </w:r>
      <w:r w:rsidRPr="00791B53">
        <w:rPr>
          <w:rFonts w:ascii="Times New Roman" w:hAnsi="Times New Roman"/>
          <w:sz w:val="28"/>
          <w:szCs w:val="28"/>
        </w:rPr>
        <w:t xml:space="preserve">user-friendly UI interface. </w:t>
      </w:r>
      <w:r w:rsidR="00112CDE" w:rsidRPr="00791B53">
        <w:rPr>
          <w:rFonts w:ascii="Times New Roman" w:hAnsi="Times New Roman"/>
          <w:sz w:val="28"/>
          <w:szCs w:val="28"/>
        </w:rPr>
        <w:t>This is due to the time limitation.</w:t>
      </w:r>
      <w:r w:rsidR="00C80DB3">
        <w:rPr>
          <w:rFonts w:ascii="Times New Roman" w:hAnsi="Times New Roman"/>
          <w:sz w:val="28"/>
          <w:szCs w:val="28"/>
        </w:rPr>
        <w:t xml:space="preserve"> </w:t>
      </w:r>
      <w:r w:rsidR="00FD23F8">
        <w:rPr>
          <w:rFonts w:ascii="Times New Roman" w:hAnsi="Times New Roman"/>
          <w:sz w:val="28"/>
          <w:szCs w:val="28"/>
        </w:rPr>
        <w:t>Besides</w:t>
      </w:r>
      <w:r w:rsidR="00B9415A">
        <w:rPr>
          <w:rFonts w:ascii="Times New Roman" w:hAnsi="Times New Roman"/>
          <w:sz w:val="28"/>
          <w:szCs w:val="28"/>
        </w:rPr>
        <w:t xml:space="preserve">, no local database is probably another </w:t>
      </w:r>
      <w:r w:rsidR="00AF1B4E">
        <w:rPr>
          <w:rFonts w:ascii="Times New Roman" w:hAnsi="Times New Roman"/>
          <w:sz w:val="28"/>
          <w:szCs w:val="28"/>
        </w:rPr>
        <w:t>problem</w:t>
      </w:r>
      <w:r w:rsidR="00B9415A">
        <w:rPr>
          <w:rFonts w:ascii="Times New Roman" w:hAnsi="Times New Roman"/>
          <w:sz w:val="28"/>
          <w:szCs w:val="28"/>
        </w:rPr>
        <w:t>.</w:t>
      </w:r>
    </w:p>
    <w:p w14:paraId="0A6BD32A" w14:textId="77777777" w:rsidR="00FF65BD" w:rsidRPr="00FF65BD" w:rsidRDefault="00FF65BD" w:rsidP="00F77CFF">
      <w:pPr>
        <w:rPr>
          <w:rFonts w:ascii="Times New Roman" w:hAnsi="Times New Roman"/>
          <w:sz w:val="28"/>
          <w:szCs w:val="28"/>
        </w:rPr>
      </w:pPr>
    </w:p>
    <w:p w14:paraId="2253BCFD" w14:textId="4B2F7AE9" w:rsidR="00017177" w:rsidRPr="00791B53" w:rsidRDefault="00017177" w:rsidP="00F77CFF">
      <w:pPr>
        <w:rPr>
          <w:rFonts w:ascii="Times New Roman" w:hAnsi="Times New Roman"/>
          <w:sz w:val="28"/>
          <w:szCs w:val="28"/>
        </w:rPr>
      </w:pPr>
      <w:r w:rsidRPr="00791B53">
        <w:rPr>
          <w:rFonts w:ascii="Times New Roman" w:hAnsi="Times New Roman"/>
          <w:sz w:val="28"/>
          <w:szCs w:val="28"/>
        </w:rPr>
        <w:br w:type="page"/>
      </w:r>
    </w:p>
    <w:p w14:paraId="46B15309" w14:textId="79BE119F" w:rsidR="003F7D3D" w:rsidRPr="00791B53" w:rsidRDefault="00B22E9A" w:rsidP="00EF4838">
      <w:pPr>
        <w:pStyle w:val="1"/>
        <w:numPr>
          <w:ilvl w:val="0"/>
          <w:numId w:val="7"/>
        </w:numPr>
        <w:rPr>
          <w:rFonts w:ascii="Times New Roman" w:hAnsi="Times New Roman" w:cs="Times New Roman"/>
          <w:i/>
          <w:iCs/>
          <w:sz w:val="44"/>
          <w:szCs w:val="44"/>
        </w:rPr>
      </w:pPr>
      <w:bookmarkStart w:id="27" w:name="_Toc121436871"/>
      <w:r w:rsidRPr="00791B53">
        <w:rPr>
          <w:rFonts w:ascii="Times New Roman" w:hAnsi="Times New Roman" w:cs="Times New Roman"/>
          <w:i/>
          <w:iCs/>
          <w:sz w:val="44"/>
          <w:szCs w:val="44"/>
        </w:rPr>
        <w:lastRenderedPageBreak/>
        <w:t>Conclusions</w:t>
      </w:r>
      <w:bookmarkEnd w:id="27"/>
      <w:r w:rsidR="004F09B3" w:rsidRPr="00791B53">
        <w:rPr>
          <w:rFonts w:ascii="Times New Roman" w:hAnsi="Times New Roman" w:cs="Times New Roman"/>
          <w:i/>
          <w:iCs/>
          <w:sz w:val="44"/>
          <w:szCs w:val="44"/>
        </w:rPr>
        <w:t xml:space="preserve"> </w:t>
      </w:r>
    </w:p>
    <w:p w14:paraId="4CF786D2" w14:textId="27E47157" w:rsidR="00897588" w:rsidRPr="00791B53" w:rsidRDefault="00897588" w:rsidP="00897588">
      <w:pPr>
        <w:shd w:val="clear" w:color="auto" w:fill="FFFFFF"/>
        <w:rPr>
          <w:rStyle w:val="afa"/>
          <w:rFonts w:ascii="Times New Roman" w:hAnsi="Times New Roman"/>
          <w:color w:val="8EAADB" w:themeColor="accent1" w:themeTint="99"/>
          <w:sz w:val="28"/>
          <w:szCs w:val="28"/>
        </w:rPr>
      </w:pPr>
      <w:r w:rsidRPr="00791B53">
        <w:rPr>
          <w:rStyle w:val="afa"/>
          <w:rFonts w:ascii="Times New Roman" w:hAnsi="Times New Roman"/>
          <w:color w:val="8EAADB" w:themeColor="accent1" w:themeTint="99"/>
        </w:rPr>
        <w:t>Briefly state what results you expect from your project.</w:t>
      </w:r>
    </w:p>
    <w:p w14:paraId="3776E9D7" w14:textId="77777777" w:rsidR="00D50A23" w:rsidRPr="00791B53" w:rsidRDefault="00D50A23" w:rsidP="00897588">
      <w:pPr>
        <w:shd w:val="clear" w:color="auto" w:fill="FFFFFF"/>
        <w:rPr>
          <w:rFonts w:ascii="Times New Roman" w:hAnsi="Times New Roman"/>
          <w:sz w:val="32"/>
          <w:szCs w:val="32"/>
        </w:rPr>
      </w:pPr>
    </w:p>
    <w:p w14:paraId="489020CA" w14:textId="009C314A" w:rsidR="0032517A" w:rsidRPr="00791B53" w:rsidRDefault="0032517A" w:rsidP="00493812">
      <w:pPr>
        <w:pStyle w:val="ae"/>
        <w:keepNext/>
        <w:ind w:firstLineChars="100" w:firstLine="240"/>
        <w:rPr>
          <w:rFonts w:ascii="Times New Roman" w:hAnsi="Times New Roman"/>
          <w:b/>
          <w:bCs/>
          <w:sz w:val="24"/>
          <w:szCs w:val="24"/>
        </w:rPr>
      </w:pPr>
      <w:r w:rsidRPr="00791B53">
        <w:rPr>
          <w:rFonts w:ascii="Times New Roman" w:hAnsi="Times New Roman"/>
          <w:b/>
          <w:bCs/>
          <w:sz w:val="24"/>
          <w:szCs w:val="24"/>
        </w:rPr>
        <w:t xml:space="preserve">Application                                 </w:t>
      </w:r>
      <w:r w:rsidR="001B553D" w:rsidRPr="00791B53">
        <w:rPr>
          <w:rFonts w:ascii="Times New Roman" w:hAnsi="Times New Roman"/>
          <w:b/>
          <w:bCs/>
          <w:sz w:val="24"/>
          <w:szCs w:val="24"/>
        </w:rPr>
        <w:t xml:space="preserve">       </w:t>
      </w:r>
      <w:r w:rsidR="009B21A5" w:rsidRPr="00791B53">
        <w:rPr>
          <w:rFonts w:ascii="Times New Roman" w:hAnsi="Times New Roman"/>
          <w:b/>
          <w:bCs/>
          <w:sz w:val="24"/>
          <w:szCs w:val="24"/>
        </w:rPr>
        <w:t>MongoDB</w:t>
      </w:r>
      <w:r w:rsidR="001B553D" w:rsidRPr="00791B53">
        <w:rPr>
          <w:rFonts w:ascii="Times New Roman" w:hAnsi="Times New Roman"/>
          <w:b/>
          <w:bCs/>
          <w:sz w:val="24"/>
          <w:szCs w:val="24"/>
        </w:rPr>
        <w:t xml:space="preserve"> </w:t>
      </w:r>
      <w:r w:rsidRPr="00791B53">
        <w:rPr>
          <w:rFonts w:ascii="Times New Roman" w:hAnsi="Times New Roman"/>
          <w:b/>
          <w:bCs/>
          <w:sz w:val="24"/>
          <w:szCs w:val="24"/>
        </w:rPr>
        <w:t>Server</w:t>
      </w:r>
    </w:p>
    <w:p w14:paraId="630F7A31" w14:textId="408264E1" w:rsidR="008C1213" w:rsidRPr="00791B53" w:rsidRDefault="00284E9A" w:rsidP="00897588">
      <w:pPr>
        <w:shd w:val="clear" w:color="auto" w:fill="FFFFFF"/>
        <w:rPr>
          <w:rFonts w:ascii="Times New Roman" w:hAnsi="Times New Roman"/>
          <w:i/>
          <w:color w:val="8EAADB" w:themeColor="accent1" w:themeTint="99"/>
          <w:sz w:val="28"/>
          <w:szCs w:val="28"/>
        </w:rPr>
      </w:pPr>
      <w:r w:rsidRPr="00791B53">
        <w:rPr>
          <w:rFonts w:ascii="Times New Roman" w:hAnsi="Times New Roman"/>
          <w:noProof/>
        </w:rPr>
        <mc:AlternateContent>
          <mc:Choice Requires="wps">
            <w:drawing>
              <wp:anchor distT="0" distB="0" distL="114300" distR="114300" simplePos="0" relativeHeight="251659264" behindDoc="0" locked="0" layoutInCell="1" allowOverlap="1" wp14:anchorId="48C3B2AD" wp14:editId="287F2E21">
                <wp:simplePos x="0" y="0"/>
                <wp:positionH relativeFrom="column">
                  <wp:posOffset>1217630</wp:posOffset>
                </wp:positionH>
                <wp:positionV relativeFrom="paragraph">
                  <wp:posOffset>305183</wp:posOffset>
                </wp:positionV>
                <wp:extent cx="2471420" cy="472271"/>
                <wp:effectExtent l="0" t="19050" r="43180" b="42545"/>
                <wp:wrapNone/>
                <wp:docPr id="2" name="箭头: 右 2"/>
                <wp:cNvGraphicFramePr/>
                <a:graphic xmlns:a="http://schemas.openxmlformats.org/drawingml/2006/main">
                  <a:graphicData uri="http://schemas.microsoft.com/office/word/2010/wordprocessingShape">
                    <wps:wsp>
                      <wps:cNvSpPr/>
                      <wps:spPr>
                        <a:xfrm>
                          <a:off x="0" y="0"/>
                          <a:ext cx="2471420" cy="4722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FA96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 o:spid="_x0000_s1026" type="#_x0000_t13" style="position:absolute;left:0;text-align:left;margin-left:95.9pt;margin-top:24.05pt;width:194.6pt;height:37.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" adj="19536" fillcolor="#4472c4 [3204]" strokecolor="#1f3763 [1604]" strokeweight="1pt"/>
            </w:pict>
          </mc:Fallback>
        </mc:AlternateContent>
      </w:r>
      <w:r w:rsidRPr="00791B53">
        <w:rPr>
          <w:rFonts w:ascii="Times New Roman" w:hAnsi="Times New Roman"/>
          <w:noProof/>
        </w:rPr>
        <mc:AlternateContent>
          <mc:Choice Requires="wps">
            <w:drawing>
              <wp:anchor distT="0" distB="0" distL="114300" distR="114300" simplePos="0" relativeHeight="251661312" behindDoc="0" locked="0" layoutInCell="1" allowOverlap="1" wp14:anchorId="6B973644" wp14:editId="42303F2B">
                <wp:simplePos x="0" y="0"/>
                <wp:positionH relativeFrom="margin">
                  <wp:posOffset>975319</wp:posOffset>
                </wp:positionH>
                <wp:positionV relativeFrom="paragraph">
                  <wp:posOffset>817950</wp:posOffset>
                </wp:positionV>
                <wp:extent cx="2471895" cy="480737"/>
                <wp:effectExtent l="19050" t="19050" r="24130" b="33655"/>
                <wp:wrapNone/>
                <wp:docPr id="3" name="箭头: 右 3"/>
                <wp:cNvGraphicFramePr/>
                <a:graphic xmlns:a="http://schemas.openxmlformats.org/drawingml/2006/main">
                  <a:graphicData uri="http://schemas.microsoft.com/office/word/2010/wordprocessingShape">
                    <wps:wsp>
                      <wps:cNvSpPr/>
                      <wps:spPr>
                        <a:xfrm rot="10800000">
                          <a:off x="0" y="0"/>
                          <a:ext cx="2471895" cy="48073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8BD4C29" id="箭头: 右 3" o:spid="_x0000_s1026" type="#_x0000_t13" style="position:absolute;left:0;text-align:left;margin-left:76.8pt;margin-top:64.4pt;width:194.65pt;height:37.85pt;rotation:180;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" adj="19500" fillcolor="#4472c4 [3204]" strokecolor="#1f3763 [1604]" strokeweight="1pt">
                <w10:wrap anchorx="margin"/>
              </v:shape>
            </w:pict>
          </mc:Fallback>
        </mc:AlternateContent>
      </w:r>
      <w:r w:rsidR="0032517A" w:rsidRPr="00791B53">
        <w:rPr>
          <w:rFonts w:ascii="Times New Roman" w:hAnsi="Times New Roman"/>
          <w:noProof/>
        </w:rPr>
        <w:drawing>
          <wp:inline distT="0" distB="0" distL="0" distR="0" wp14:anchorId="72C95B5B" wp14:editId="7D67DCD1">
            <wp:extent cx="904352" cy="1120800"/>
            <wp:effectExtent l="0" t="0" r="0" b="3175"/>
            <wp:docPr id="90583151" name="Picture 9058315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3151" name="Picture 90583151" descr="图示&#10;&#10;描述已自动生成"/>
                    <pic:cNvPicPr/>
                  </pic:nvPicPr>
                  <pic:blipFill rotWithShape="1">
                    <a:blip r:embed="rId30">
                      <a:extLst>
                        <a:ext uri="{28A0092B-C50C-407E-A947-70E740481C1C}">
                          <a14:useLocalDpi xmlns:a14="http://schemas.microsoft.com/office/drawing/2010/main" val="0"/>
                        </a:ext>
                      </a:extLst>
                    </a:blip>
                    <a:srcRect l="83845" t="67206" r="5075" b="7049"/>
                    <a:stretch/>
                  </pic:blipFill>
                  <pic:spPr bwMode="auto">
                    <a:xfrm>
                      <a:off x="0" y="0"/>
                      <a:ext cx="916093" cy="1135352"/>
                    </a:xfrm>
                    <a:prstGeom prst="rect">
                      <a:avLst/>
                    </a:prstGeom>
                    <a:ln>
                      <a:noFill/>
                    </a:ln>
                    <a:extLst>
                      <a:ext uri="{53640926-AAD7-44D8-BBD7-CCE9431645EC}">
                        <a14:shadowObscured xmlns:a14="http://schemas.microsoft.com/office/drawing/2010/main"/>
                      </a:ext>
                    </a:extLst>
                  </pic:spPr>
                </pic:pic>
              </a:graphicData>
            </a:graphic>
          </wp:inline>
        </w:drawing>
      </w:r>
      <w:r w:rsidR="0032517A" w:rsidRPr="00791B53">
        <w:rPr>
          <w:rFonts w:ascii="Times New Roman" w:hAnsi="Times New Roman"/>
          <w:noProof/>
        </w:rPr>
        <w:t xml:space="preserve">                                       </w:t>
      </w:r>
      <w:r w:rsidR="0032517A" w:rsidRPr="00791B53">
        <w:rPr>
          <w:rFonts w:ascii="Times New Roman" w:hAnsi="Times New Roman"/>
          <w:noProof/>
        </w:rPr>
        <w:drawing>
          <wp:inline distT="0" distB="0" distL="0" distR="0" wp14:anchorId="6A64C83B" wp14:editId="60D2A3BB">
            <wp:extent cx="1336430" cy="1335741"/>
            <wp:effectExtent l="0" t="0" r="0" b="0"/>
            <wp:docPr id="1" name="Picture 9058315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0583151" descr="图示&#10;&#10;描述已自动生成"/>
                    <pic:cNvPicPr/>
                  </pic:nvPicPr>
                  <pic:blipFill rotWithShape="1">
                    <a:blip r:embed="rId30">
                      <a:extLst>
                        <a:ext uri="{28A0092B-C50C-407E-A947-70E740481C1C}">
                          <a14:useLocalDpi xmlns:a14="http://schemas.microsoft.com/office/drawing/2010/main" val="0"/>
                        </a:ext>
                      </a:extLst>
                    </a:blip>
                    <a:srcRect l="47448" t="7153" r="37304" b="64271"/>
                    <a:stretch/>
                  </pic:blipFill>
                  <pic:spPr bwMode="auto">
                    <a:xfrm>
                      <a:off x="0" y="0"/>
                      <a:ext cx="1342226" cy="1341534"/>
                    </a:xfrm>
                    <a:prstGeom prst="rect">
                      <a:avLst/>
                    </a:prstGeom>
                    <a:ln>
                      <a:noFill/>
                    </a:ln>
                    <a:extLst>
                      <a:ext uri="{53640926-AAD7-44D8-BBD7-CCE9431645EC}">
                        <a14:shadowObscured xmlns:a14="http://schemas.microsoft.com/office/drawing/2010/main"/>
                      </a:ext>
                    </a:extLst>
                  </pic:spPr>
                </pic:pic>
              </a:graphicData>
            </a:graphic>
          </wp:inline>
        </w:drawing>
      </w:r>
    </w:p>
    <w:p w14:paraId="6CFB9716" w14:textId="77777777" w:rsidR="00606F17" w:rsidRPr="00791B53" w:rsidRDefault="00606F17" w:rsidP="00897588">
      <w:pPr>
        <w:shd w:val="clear" w:color="auto" w:fill="FFFFFF"/>
        <w:rPr>
          <w:rStyle w:val="afa"/>
          <w:rFonts w:ascii="Times New Roman" w:hAnsi="Times New Roman"/>
          <w:color w:val="8EAADB" w:themeColor="accent1" w:themeTint="99"/>
          <w:sz w:val="28"/>
          <w:szCs w:val="28"/>
        </w:rPr>
      </w:pPr>
    </w:p>
    <w:p w14:paraId="31E8F03B" w14:textId="55AD4BF0" w:rsidR="007475B2" w:rsidRPr="00791B53" w:rsidRDefault="00EC03CA" w:rsidP="00DA0C3E">
      <w:pPr>
        <w:shd w:val="clear" w:color="auto" w:fill="FFFFFF"/>
        <w:rPr>
          <w:rFonts w:ascii="Times New Roman" w:eastAsia="宋体" w:hAnsi="Times New Roman"/>
          <w:sz w:val="28"/>
          <w:szCs w:val="28"/>
        </w:rPr>
      </w:pPr>
      <w:r w:rsidRPr="00791B53">
        <w:rPr>
          <w:rFonts w:ascii="Times New Roman" w:eastAsia="宋体" w:hAnsi="Times New Roman"/>
          <w:sz w:val="28"/>
          <w:szCs w:val="28"/>
        </w:rPr>
        <w:t xml:space="preserve">It would be quite </w:t>
      </w:r>
      <w:r w:rsidR="00997061" w:rsidRPr="00791B53">
        <w:rPr>
          <w:rFonts w:ascii="Times New Roman" w:eastAsia="宋体" w:hAnsi="Times New Roman"/>
          <w:sz w:val="28"/>
          <w:szCs w:val="28"/>
        </w:rPr>
        <w:t>challenging</w:t>
      </w:r>
      <w:r w:rsidRPr="00791B53">
        <w:rPr>
          <w:rFonts w:ascii="Times New Roman" w:eastAsia="宋体" w:hAnsi="Times New Roman"/>
          <w:sz w:val="28"/>
          <w:szCs w:val="28"/>
        </w:rPr>
        <w:t xml:space="preserve"> </w:t>
      </w:r>
      <w:r w:rsidR="002E7894" w:rsidRPr="00791B53">
        <w:rPr>
          <w:rFonts w:ascii="Times New Roman" w:eastAsia="宋体" w:hAnsi="Times New Roman"/>
          <w:sz w:val="28"/>
          <w:szCs w:val="28"/>
        </w:rPr>
        <w:t>for us to design a web-based application</w:t>
      </w:r>
      <w:r w:rsidR="00CE51BD">
        <w:rPr>
          <w:rFonts w:ascii="Times New Roman" w:eastAsia="宋体" w:hAnsi="Times New Roman"/>
          <w:sz w:val="28"/>
          <w:szCs w:val="28"/>
        </w:rPr>
        <w:t xml:space="preserve"> and run </w:t>
      </w:r>
      <w:r w:rsidR="009E0D56">
        <w:rPr>
          <w:rFonts w:ascii="Times New Roman" w:eastAsia="宋体" w:hAnsi="Times New Roman"/>
          <w:sz w:val="28"/>
          <w:szCs w:val="28"/>
        </w:rPr>
        <w:t xml:space="preserve">it </w:t>
      </w:r>
      <w:r w:rsidR="00CE51BD">
        <w:rPr>
          <w:rFonts w:ascii="Times New Roman" w:eastAsia="宋体" w:hAnsi="Times New Roman"/>
          <w:sz w:val="28"/>
          <w:szCs w:val="28"/>
        </w:rPr>
        <w:t>on a physical phone</w:t>
      </w:r>
      <w:r w:rsidR="002E7894" w:rsidRPr="00791B53">
        <w:rPr>
          <w:rFonts w:ascii="Times New Roman" w:eastAsia="宋体" w:hAnsi="Times New Roman"/>
          <w:sz w:val="28"/>
          <w:szCs w:val="28"/>
        </w:rPr>
        <w:t>.</w:t>
      </w:r>
      <w:r w:rsidR="00D31F6A" w:rsidRPr="00791B53">
        <w:rPr>
          <w:rFonts w:ascii="Times New Roman" w:eastAsia="宋体" w:hAnsi="Times New Roman"/>
          <w:sz w:val="28"/>
          <w:szCs w:val="28"/>
        </w:rPr>
        <w:t xml:space="preserve"> Data synchronization and security is a big stuff</w:t>
      </w:r>
      <w:r w:rsidR="000D4746" w:rsidRPr="00791B53">
        <w:rPr>
          <w:rFonts w:ascii="Times New Roman" w:eastAsia="宋体" w:hAnsi="Times New Roman"/>
          <w:sz w:val="28"/>
          <w:szCs w:val="28"/>
        </w:rPr>
        <w:t xml:space="preserve"> for us to consider.</w:t>
      </w:r>
      <w:r w:rsidR="00973CDA" w:rsidRPr="00791B53">
        <w:rPr>
          <w:rFonts w:ascii="Times New Roman" w:eastAsia="宋体" w:hAnsi="Times New Roman"/>
          <w:sz w:val="28"/>
          <w:szCs w:val="28"/>
        </w:rPr>
        <w:t xml:space="preserve"> We both need to design the frontend </w:t>
      </w:r>
      <w:r w:rsidR="008E3765" w:rsidRPr="00791B53">
        <w:rPr>
          <w:rFonts w:ascii="Times New Roman" w:eastAsia="宋体" w:hAnsi="Times New Roman"/>
          <w:sz w:val="28"/>
          <w:szCs w:val="28"/>
        </w:rPr>
        <w:t xml:space="preserve">SDK </w:t>
      </w:r>
      <w:r w:rsidR="00973CDA" w:rsidRPr="00791B53">
        <w:rPr>
          <w:rFonts w:ascii="Times New Roman" w:eastAsia="宋体" w:hAnsi="Times New Roman"/>
          <w:sz w:val="28"/>
          <w:szCs w:val="28"/>
        </w:rPr>
        <w:t xml:space="preserve">and backend </w:t>
      </w:r>
      <w:r w:rsidR="007F3323" w:rsidRPr="00791B53">
        <w:rPr>
          <w:rFonts w:ascii="Times New Roman" w:eastAsia="宋体" w:hAnsi="Times New Roman"/>
          <w:sz w:val="28"/>
          <w:szCs w:val="28"/>
        </w:rPr>
        <w:t xml:space="preserve">server </w:t>
      </w:r>
      <w:r w:rsidR="009F267A" w:rsidRPr="00791B53">
        <w:rPr>
          <w:rFonts w:ascii="Times New Roman" w:eastAsia="宋体" w:hAnsi="Times New Roman"/>
          <w:sz w:val="28"/>
          <w:szCs w:val="28"/>
        </w:rPr>
        <w:t>API</w:t>
      </w:r>
      <w:r w:rsidR="00E01832" w:rsidRPr="00791B53">
        <w:rPr>
          <w:rFonts w:ascii="Times New Roman" w:eastAsia="宋体" w:hAnsi="Times New Roman"/>
          <w:sz w:val="28"/>
          <w:szCs w:val="28"/>
        </w:rPr>
        <w:t xml:space="preserve"> </w:t>
      </w:r>
      <w:r w:rsidR="00997061" w:rsidRPr="00791B53">
        <w:rPr>
          <w:rFonts w:ascii="Times New Roman" w:eastAsia="宋体" w:hAnsi="Times New Roman"/>
          <w:sz w:val="28"/>
          <w:szCs w:val="28"/>
        </w:rPr>
        <w:t>to</w:t>
      </w:r>
      <w:r w:rsidR="00E01832" w:rsidRPr="00791B53">
        <w:rPr>
          <w:rFonts w:ascii="Times New Roman" w:eastAsia="宋体" w:hAnsi="Times New Roman"/>
          <w:sz w:val="28"/>
          <w:szCs w:val="28"/>
        </w:rPr>
        <w:t xml:space="preserve"> have better </w:t>
      </w:r>
      <w:r w:rsidR="008A7025" w:rsidRPr="00791B53">
        <w:rPr>
          <w:rFonts w:ascii="Times New Roman" w:eastAsia="宋体" w:hAnsi="Times New Roman"/>
          <w:sz w:val="28"/>
          <w:szCs w:val="28"/>
        </w:rPr>
        <w:t>stability for our application and database.</w:t>
      </w:r>
      <w:r w:rsidR="00B15D11" w:rsidRPr="00791B53">
        <w:rPr>
          <w:rFonts w:ascii="Times New Roman" w:eastAsia="宋体" w:hAnsi="Times New Roman"/>
          <w:sz w:val="28"/>
          <w:szCs w:val="28"/>
        </w:rPr>
        <w:t xml:space="preserve"> </w:t>
      </w:r>
    </w:p>
    <w:p w14:paraId="1DBE2479" w14:textId="4075CC81" w:rsidR="00066CD1" w:rsidRPr="00791B53" w:rsidRDefault="00066CD1" w:rsidP="00DA0C3E">
      <w:pPr>
        <w:shd w:val="clear" w:color="auto" w:fill="FFFFFF"/>
        <w:rPr>
          <w:rFonts w:ascii="Times New Roman" w:eastAsia="宋体" w:hAnsi="Times New Roman"/>
          <w:sz w:val="28"/>
          <w:szCs w:val="28"/>
        </w:rPr>
      </w:pPr>
      <w:r w:rsidRPr="00791B53">
        <w:rPr>
          <w:rFonts w:ascii="Times New Roman" w:eastAsia="宋体" w:hAnsi="Times New Roman"/>
          <w:sz w:val="28"/>
          <w:szCs w:val="28"/>
        </w:rPr>
        <w:t xml:space="preserve">Since we are using the latest </w:t>
      </w:r>
      <w:r w:rsidR="00961FB0" w:rsidRPr="00791B53">
        <w:rPr>
          <w:rFonts w:ascii="Times New Roman" w:eastAsia="宋体" w:hAnsi="Times New Roman"/>
          <w:sz w:val="28"/>
          <w:szCs w:val="28"/>
        </w:rPr>
        <w:t>K</w:t>
      </w:r>
      <w:r w:rsidRPr="00791B53">
        <w:rPr>
          <w:rFonts w:ascii="Times New Roman" w:eastAsia="宋体" w:hAnsi="Times New Roman"/>
          <w:sz w:val="28"/>
          <w:szCs w:val="28"/>
        </w:rPr>
        <w:t xml:space="preserve">otlin and </w:t>
      </w:r>
      <w:proofErr w:type="spellStart"/>
      <w:r w:rsidR="000A3236" w:rsidRPr="00791B53">
        <w:rPr>
          <w:rFonts w:ascii="Times New Roman" w:eastAsia="宋体" w:hAnsi="Times New Roman"/>
          <w:sz w:val="28"/>
          <w:szCs w:val="28"/>
        </w:rPr>
        <w:t>compileSdk</w:t>
      </w:r>
      <w:proofErr w:type="spellEnd"/>
      <w:r w:rsidRPr="00791B53">
        <w:rPr>
          <w:rFonts w:ascii="Times New Roman" w:eastAsia="宋体" w:hAnsi="Times New Roman"/>
          <w:sz w:val="28"/>
          <w:szCs w:val="28"/>
        </w:rPr>
        <w:t xml:space="preserve"> </w:t>
      </w:r>
      <w:r w:rsidR="00961FB0" w:rsidRPr="00791B53">
        <w:rPr>
          <w:rFonts w:ascii="Times New Roman" w:eastAsia="宋体" w:hAnsi="Times New Roman"/>
          <w:sz w:val="28"/>
          <w:szCs w:val="28"/>
        </w:rPr>
        <w:t>versions</w:t>
      </w:r>
      <w:r w:rsidR="005A3EAB" w:rsidRPr="00791B53">
        <w:rPr>
          <w:rFonts w:ascii="Times New Roman" w:eastAsia="宋体" w:hAnsi="Times New Roman"/>
          <w:sz w:val="28"/>
          <w:szCs w:val="28"/>
        </w:rPr>
        <w:t xml:space="preserve">, some of the functions </w:t>
      </w:r>
      <w:r w:rsidR="00961FB0" w:rsidRPr="00791B53">
        <w:rPr>
          <w:rFonts w:ascii="Times New Roman" w:eastAsia="宋体" w:hAnsi="Times New Roman"/>
          <w:sz w:val="28"/>
          <w:szCs w:val="28"/>
        </w:rPr>
        <w:t xml:space="preserve">that </w:t>
      </w:r>
      <w:r w:rsidR="005A3EAB" w:rsidRPr="00791B53">
        <w:rPr>
          <w:rFonts w:ascii="Times New Roman" w:eastAsia="宋体" w:hAnsi="Times New Roman"/>
          <w:sz w:val="28"/>
          <w:szCs w:val="28"/>
        </w:rPr>
        <w:t xml:space="preserve">used to be written in Java are no longer </w:t>
      </w:r>
      <w:r w:rsidR="000E5255" w:rsidRPr="00791B53">
        <w:rPr>
          <w:rFonts w:ascii="Times New Roman" w:eastAsia="宋体" w:hAnsi="Times New Roman"/>
          <w:sz w:val="28"/>
          <w:szCs w:val="28"/>
        </w:rPr>
        <w:t xml:space="preserve">available </w:t>
      </w:r>
      <w:r w:rsidR="00961FB0" w:rsidRPr="00791B53">
        <w:rPr>
          <w:rFonts w:ascii="Times New Roman" w:eastAsia="宋体" w:hAnsi="Times New Roman"/>
          <w:sz w:val="28"/>
          <w:szCs w:val="28"/>
        </w:rPr>
        <w:t>to</w:t>
      </w:r>
      <w:r w:rsidR="000E5255" w:rsidRPr="00791B53">
        <w:rPr>
          <w:rFonts w:ascii="Times New Roman" w:eastAsia="宋体" w:hAnsi="Times New Roman"/>
          <w:sz w:val="28"/>
          <w:szCs w:val="28"/>
        </w:rPr>
        <w:t xml:space="preserve"> </w:t>
      </w:r>
      <w:r w:rsidR="00467EB7">
        <w:rPr>
          <w:rFonts w:ascii="Times New Roman" w:eastAsia="宋体" w:hAnsi="Times New Roman"/>
          <w:sz w:val="28"/>
          <w:szCs w:val="28"/>
        </w:rPr>
        <w:t>us</w:t>
      </w:r>
      <w:r w:rsidR="000E5255" w:rsidRPr="00791B53">
        <w:rPr>
          <w:rFonts w:ascii="Times New Roman" w:eastAsia="宋体" w:hAnsi="Times New Roman"/>
          <w:sz w:val="28"/>
          <w:szCs w:val="28"/>
        </w:rPr>
        <w:t>.</w:t>
      </w:r>
      <w:r w:rsidR="007C4A07" w:rsidRPr="00791B53">
        <w:rPr>
          <w:rFonts w:ascii="Times New Roman" w:eastAsia="宋体" w:hAnsi="Times New Roman"/>
          <w:sz w:val="28"/>
          <w:szCs w:val="28"/>
        </w:rPr>
        <w:t xml:space="preserve"> Finding a new way to achieve our goal</w:t>
      </w:r>
      <w:r w:rsidR="006C724F" w:rsidRPr="00791B53">
        <w:rPr>
          <w:rFonts w:ascii="Times New Roman" w:eastAsia="宋体" w:hAnsi="Times New Roman"/>
          <w:sz w:val="28"/>
          <w:szCs w:val="28"/>
        </w:rPr>
        <w:t>s</w:t>
      </w:r>
      <w:r w:rsidR="007C4A07" w:rsidRPr="00791B53">
        <w:rPr>
          <w:rFonts w:ascii="Times New Roman" w:eastAsia="宋体" w:hAnsi="Times New Roman"/>
          <w:sz w:val="28"/>
          <w:szCs w:val="28"/>
        </w:rPr>
        <w:t xml:space="preserve"> </w:t>
      </w:r>
      <w:r w:rsidR="00FC7F0C" w:rsidRPr="00791B53">
        <w:rPr>
          <w:rFonts w:ascii="Times New Roman" w:eastAsia="宋体" w:hAnsi="Times New Roman"/>
          <w:sz w:val="28"/>
          <w:szCs w:val="28"/>
        </w:rPr>
        <w:t>is a time-consuming but valuable experience.</w:t>
      </w:r>
    </w:p>
    <w:p w14:paraId="2D90DD16" w14:textId="0317047A" w:rsidR="007475B2" w:rsidRDefault="00AD32D9" w:rsidP="00D601F1">
      <w:pPr>
        <w:shd w:val="clear" w:color="auto" w:fill="FFFFFF"/>
        <w:rPr>
          <w:rFonts w:ascii="Times New Roman" w:eastAsia="宋体" w:hAnsi="Times New Roman"/>
          <w:sz w:val="28"/>
          <w:szCs w:val="28"/>
        </w:rPr>
      </w:pPr>
      <w:r w:rsidRPr="00791B53">
        <w:rPr>
          <w:rFonts w:ascii="Times New Roman" w:eastAsia="宋体" w:hAnsi="Times New Roman"/>
          <w:sz w:val="28"/>
          <w:szCs w:val="28"/>
        </w:rPr>
        <w:t xml:space="preserve">All in all, we believe that we have successful fulfill our target </w:t>
      </w:r>
      <w:r w:rsidR="006B3126" w:rsidRPr="00791B53">
        <w:rPr>
          <w:rFonts w:ascii="Times New Roman" w:eastAsia="宋体" w:hAnsi="Times New Roman"/>
          <w:sz w:val="28"/>
          <w:szCs w:val="28"/>
        </w:rPr>
        <w:t>appli</w:t>
      </w:r>
      <w:r w:rsidR="001F0C4F" w:rsidRPr="00791B53">
        <w:rPr>
          <w:rFonts w:ascii="Times New Roman" w:eastAsia="宋体" w:hAnsi="Times New Roman"/>
          <w:sz w:val="28"/>
          <w:szCs w:val="28"/>
        </w:rPr>
        <w:t>cation idea</w:t>
      </w:r>
      <w:r w:rsidR="001B796E" w:rsidRPr="00791B53">
        <w:rPr>
          <w:rFonts w:ascii="Times New Roman" w:eastAsia="宋体" w:hAnsi="Times New Roman"/>
          <w:sz w:val="28"/>
          <w:szCs w:val="28"/>
        </w:rPr>
        <w:t xml:space="preserve">. </w:t>
      </w:r>
      <w:r w:rsidR="00CF5947" w:rsidRPr="00791B53">
        <w:rPr>
          <w:rFonts w:ascii="Times New Roman" w:eastAsia="宋体" w:hAnsi="Times New Roman"/>
          <w:sz w:val="28"/>
          <w:szCs w:val="28"/>
        </w:rPr>
        <w:t>A</w:t>
      </w:r>
      <w:r w:rsidR="001B796E" w:rsidRPr="00791B53">
        <w:rPr>
          <w:rFonts w:ascii="Times New Roman" w:eastAsia="宋体" w:hAnsi="Times New Roman"/>
          <w:sz w:val="28"/>
          <w:szCs w:val="28"/>
        </w:rPr>
        <w:t xml:space="preserve">nd most importantly, </w:t>
      </w:r>
      <w:r w:rsidR="00CF5947" w:rsidRPr="00791B53">
        <w:rPr>
          <w:rFonts w:ascii="Times New Roman" w:eastAsia="宋体" w:hAnsi="Times New Roman"/>
          <w:sz w:val="28"/>
          <w:szCs w:val="28"/>
        </w:rPr>
        <w:t xml:space="preserve">learn a </w:t>
      </w:r>
      <w:r w:rsidR="00864133" w:rsidRPr="00791B53">
        <w:rPr>
          <w:rFonts w:ascii="Times New Roman" w:eastAsia="宋体" w:hAnsi="Times New Roman"/>
          <w:sz w:val="28"/>
          <w:szCs w:val="28"/>
        </w:rPr>
        <w:t>lot of</w:t>
      </w:r>
      <w:r w:rsidR="00CF5947" w:rsidRPr="00791B53">
        <w:rPr>
          <w:rFonts w:ascii="Times New Roman" w:eastAsia="宋体" w:hAnsi="Times New Roman"/>
          <w:sz w:val="28"/>
          <w:szCs w:val="28"/>
        </w:rPr>
        <w:t xml:space="preserve"> knowledge about </w:t>
      </w:r>
      <w:r w:rsidR="00961FB0" w:rsidRPr="00791B53">
        <w:rPr>
          <w:rFonts w:ascii="Times New Roman" w:eastAsia="宋体" w:hAnsi="Times New Roman"/>
          <w:sz w:val="28"/>
          <w:szCs w:val="28"/>
        </w:rPr>
        <w:t xml:space="preserve">the </w:t>
      </w:r>
      <w:r w:rsidR="00CF5947" w:rsidRPr="00791B53">
        <w:rPr>
          <w:rFonts w:ascii="Times New Roman" w:eastAsia="宋体" w:hAnsi="Times New Roman"/>
          <w:sz w:val="28"/>
          <w:szCs w:val="28"/>
        </w:rPr>
        <w:t>android application in this course.</w:t>
      </w:r>
    </w:p>
    <w:p w14:paraId="3A4F3C32" w14:textId="77777777" w:rsidR="00FF65BD" w:rsidRPr="00791B53" w:rsidRDefault="00FF65BD" w:rsidP="00D601F1">
      <w:pPr>
        <w:shd w:val="clear" w:color="auto" w:fill="FFFFFF"/>
        <w:rPr>
          <w:rFonts w:ascii="Times New Roman" w:eastAsia="宋体" w:hAnsi="Times New Roman"/>
          <w:sz w:val="28"/>
          <w:szCs w:val="28"/>
        </w:rPr>
      </w:pPr>
    </w:p>
    <w:p w14:paraId="505593F5" w14:textId="2277FCD1" w:rsidR="00234B6A" w:rsidRPr="00791B53" w:rsidRDefault="00B22E9A" w:rsidP="00EF4838">
      <w:pPr>
        <w:pStyle w:val="1"/>
        <w:numPr>
          <w:ilvl w:val="0"/>
          <w:numId w:val="7"/>
        </w:numPr>
        <w:rPr>
          <w:rFonts w:ascii="Times New Roman" w:hAnsi="Times New Roman" w:cs="Times New Roman"/>
          <w:i/>
          <w:iCs/>
          <w:sz w:val="44"/>
          <w:szCs w:val="44"/>
        </w:rPr>
      </w:pPr>
      <w:bookmarkStart w:id="28" w:name="_Toc121436872"/>
      <w:r w:rsidRPr="00791B53">
        <w:rPr>
          <w:rFonts w:ascii="Times New Roman" w:hAnsi="Times New Roman" w:cs="Times New Roman"/>
          <w:i/>
          <w:iCs/>
          <w:sz w:val="44"/>
          <w:szCs w:val="44"/>
        </w:rPr>
        <w:lastRenderedPageBreak/>
        <w:t>References</w:t>
      </w:r>
      <w:bookmarkEnd w:id="28"/>
    </w:p>
    <w:p w14:paraId="34C6B585" w14:textId="24CA92B7" w:rsidR="00392C6E" w:rsidRPr="00791B53" w:rsidRDefault="003614FA" w:rsidP="00AE6A34">
      <w:pPr>
        <w:shd w:val="clear" w:color="auto" w:fill="FFFFFF"/>
        <w:outlineLvl w:val="3"/>
        <w:rPr>
          <w:rStyle w:val="afa"/>
          <w:rFonts w:ascii="Times New Roman" w:hAnsi="Times New Roman"/>
          <w:color w:val="8EAADB" w:themeColor="accent1" w:themeTint="99"/>
        </w:rPr>
      </w:pPr>
      <w:r w:rsidRPr="00791B53">
        <w:rPr>
          <w:rStyle w:val="afa"/>
          <w:rFonts w:ascii="Times New Roman" w:hAnsi="Times New Roman"/>
          <w:color w:val="8EAADB" w:themeColor="accent1" w:themeTint="99"/>
        </w:rPr>
        <w:t xml:space="preserve">Give references to any </w:t>
      </w:r>
      <w:r w:rsidR="00DF6424" w:rsidRPr="00791B53">
        <w:rPr>
          <w:rStyle w:val="afa"/>
          <w:rFonts w:ascii="Times New Roman" w:hAnsi="Times New Roman"/>
          <w:color w:val="8EAADB" w:themeColor="accent1" w:themeTint="99"/>
        </w:rPr>
        <w:t>material/</w:t>
      </w:r>
      <w:r w:rsidR="008D06AE" w:rsidRPr="00791B53">
        <w:rPr>
          <w:rStyle w:val="afa"/>
          <w:rFonts w:ascii="Times New Roman" w:hAnsi="Times New Roman"/>
          <w:color w:val="8EAADB" w:themeColor="accent1" w:themeTint="99"/>
        </w:rPr>
        <w:t>websites/books</w:t>
      </w:r>
      <w:r w:rsidRPr="00791B53">
        <w:rPr>
          <w:rStyle w:val="afa"/>
          <w:rFonts w:ascii="Times New Roman" w:hAnsi="Times New Roman"/>
          <w:color w:val="8EAADB" w:themeColor="accent1" w:themeTint="99"/>
        </w:rPr>
        <w:t xml:space="preserve"> etc. relevant to your proposal</w:t>
      </w:r>
      <w:r w:rsidR="00FD3486" w:rsidRPr="00791B53">
        <w:rPr>
          <w:rStyle w:val="afa"/>
          <w:rFonts w:ascii="Times New Roman" w:hAnsi="Times New Roman"/>
          <w:color w:val="8EAADB" w:themeColor="accent1" w:themeTint="99"/>
        </w:rPr>
        <w:t>.</w:t>
      </w:r>
    </w:p>
    <w:p w14:paraId="66B01060" w14:textId="77777777" w:rsidR="002F32A4" w:rsidRPr="00791B53" w:rsidRDefault="002F32A4" w:rsidP="00AE6A34">
      <w:pPr>
        <w:shd w:val="clear" w:color="auto" w:fill="FFFFFF"/>
        <w:outlineLvl w:val="3"/>
        <w:rPr>
          <w:rStyle w:val="afa"/>
          <w:rFonts w:ascii="Times New Roman" w:hAnsi="Times New Roman"/>
          <w:color w:val="8EAADB" w:themeColor="accent1" w:themeTint="99"/>
          <w:sz w:val="28"/>
          <w:szCs w:val="28"/>
        </w:rPr>
      </w:pPr>
    </w:p>
    <w:p w14:paraId="30D873DE" w14:textId="77777777" w:rsidR="0005792A" w:rsidRPr="00791B53" w:rsidRDefault="0005792A" w:rsidP="005478BB">
      <w:pPr>
        <w:pStyle w:val="a3"/>
        <w:shd w:val="clear" w:color="auto" w:fill="FFFFFF"/>
        <w:spacing w:before="0" w:beforeAutospacing="0" w:after="0" w:afterAutospacing="0"/>
        <w:textAlignment w:val="baseline"/>
        <w:rPr>
          <w:rFonts w:ascii="Times New Roman" w:hAnsi="Times New Roman" w:cs="Times New Roman"/>
          <w:color w:val="2A2B2E"/>
        </w:rPr>
      </w:pPr>
      <w:r w:rsidRPr="00791B53">
        <w:rPr>
          <w:rFonts w:ascii="Times New Roman" w:hAnsi="Times New Roman" w:cs="Times New Roman"/>
          <w:color w:val="2A2B2E"/>
        </w:rPr>
        <w:t>Similar App (open-source, exclude market survey above):</w:t>
      </w:r>
    </w:p>
    <w:p w14:paraId="7AE1CF75" w14:textId="0CCDB6BE" w:rsidR="0005792A" w:rsidRPr="00791B53" w:rsidRDefault="001B7ED5" w:rsidP="0005792A">
      <w:pPr>
        <w:pStyle w:val="a3"/>
        <w:shd w:val="clear" w:color="auto" w:fill="FFFFFF"/>
        <w:spacing w:before="0" w:beforeAutospacing="0" w:after="0" w:afterAutospacing="0"/>
        <w:rPr>
          <w:rFonts w:ascii="Times New Roman" w:hAnsi="Times New Roman" w:cs="Times New Roman"/>
          <w:color w:val="2A2B2E"/>
        </w:rPr>
      </w:pPr>
      <w:hyperlink r:id="rId31" w:history="1">
        <w:r w:rsidR="004534A3" w:rsidRPr="00791B53">
          <w:rPr>
            <w:rStyle w:val="a6"/>
            <w:rFonts w:ascii="Times New Roman" w:hAnsi="Times New Roman" w:cs="Times New Roman"/>
          </w:rPr>
          <w:t>https://github.com/search?p=2&amp;q=Campus-transaction&amp;type=Repositories</w:t>
        </w:r>
      </w:hyperlink>
      <w:r w:rsidR="0005792A" w:rsidRPr="00791B53">
        <w:rPr>
          <w:rFonts w:ascii="Times New Roman" w:hAnsi="Times New Roman" w:cs="Times New Roman"/>
          <w:color w:val="2A2B2E"/>
        </w:rPr>
        <w:t>.</w:t>
      </w:r>
    </w:p>
    <w:p w14:paraId="6DDF0F67" w14:textId="77777777" w:rsidR="004534A3" w:rsidRPr="00791B53" w:rsidRDefault="004534A3" w:rsidP="0005792A">
      <w:pPr>
        <w:pStyle w:val="a3"/>
        <w:shd w:val="clear" w:color="auto" w:fill="FFFFFF"/>
        <w:spacing w:before="0" w:beforeAutospacing="0" w:after="0" w:afterAutospacing="0"/>
        <w:rPr>
          <w:rFonts w:ascii="Times New Roman" w:hAnsi="Times New Roman" w:cs="Times New Roman"/>
        </w:rPr>
      </w:pPr>
    </w:p>
    <w:p w14:paraId="43E0A41B" w14:textId="77777777" w:rsidR="0005792A" w:rsidRPr="00791B53" w:rsidRDefault="5620FFA5" w:rsidP="005478BB">
      <w:pPr>
        <w:pStyle w:val="a3"/>
        <w:shd w:val="clear" w:color="auto" w:fill="FFFFFF"/>
        <w:spacing w:before="0" w:beforeAutospacing="0" w:after="0" w:afterAutospacing="0"/>
        <w:textAlignment w:val="baseline"/>
        <w:rPr>
          <w:rFonts w:ascii="Times New Roman" w:hAnsi="Times New Roman" w:cs="Times New Roman"/>
          <w:color w:val="2A2B2E"/>
        </w:rPr>
      </w:pPr>
      <w:r w:rsidRPr="00791B53">
        <w:rPr>
          <w:rFonts w:ascii="Times New Roman" w:hAnsi="Times New Roman" w:cs="Times New Roman"/>
          <w:color w:val="2A2B2E"/>
        </w:rPr>
        <w:t>MongoDB (the database we plan to use):</w:t>
      </w:r>
    </w:p>
    <w:p w14:paraId="0BB42456" w14:textId="249C65E2" w:rsidR="004534A3" w:rsidRPr="00791B53" w:rsidRDefault="001B7ED5" w:rsidP="0005792A">
      <w:pPr>
        <w:pStyle w:val="a3"/>
        <w:shd w:val="clear" w:color="auto" w:fill="FFFFFF"/>
        <w:spacing w:before="0" w:beforeAutospacing="0" w:after="0" w:afterAutospacing="0"/>
        <w:rPr>
          <w:rFonts w:ascii="Times New Roman" w:hAnsi="Times New Roman" w:cs="Times New Roman"/>
          <w:color w:val="2A2B2E"/>
        </w:rPr>
      </w:pPr>
      <w:hyperlink r:id="rId32" w:history="1">
        <w:r w:rsidR="004534A3" w:rsidRPr="00791B53">
          <w:rPr>
            <w:rStyle w:val="a6"/>
            <w:rFonts w:ascii="Times New Roman" w:hAnsi="Times New Roman" w:cs="Times New Roman"/>
          </w:rPr>
          <w:t>https://segmentfault.com/a/1190000022435473</w:t>
        </w:r>
      </w:hyperlink>
      <w:r w:rsidR="0005792A" w:rsidRPr="00791B53">
        <w:rPr>
          <w:rFonts w:ascii="Times New Roman" w:hAnsi="Times New Roman" w:cs="Times New Roman"/>
          <w:color w:val="2A2B2E"/>
        </w:rPr>
        <w:t>.</w:t>
      </w:r>
    </w:p>
    <w:p w14:paraId="780675DF" w14:textId="77777777" w:rsidR="00793E73" w:rsidRPr="00791B53" w:rsidRDefault="00793E73" w:rsidP="0005792A">
      <w:pPr>
        <w:pStyle w:val="a3"/>
        <w:shd w:val="clear" w:color="auto" w:fill="FFFFFF"/>
        <w:spacing w:before="0" w:beforeAutospacing="0" w:after="0" w:afterAutospacing="0"/>
        <w:rPr>
          <w:rFonts w:ascii="Times New Roman" w:hAnsi="Times New Roman" w:cs="Times New Roman"/>
          <w:color w:val="2A2B2E"/>
        </w:rPr>
      </w:pPr>
    </w:p>
    <w:p w14:paraId="220F6629" w14:textId="77777777" w:rsidR="0005792A" w:rsidRPr="00791B53" w:rsidRDefault="5620FFA5" w:rsidP="005478BB">
      <w:pPr>
        <w:pStyle w:val="a3"/>
        <w:shd w:val="clear" w:color="auto" w:fill="FFFFFF"/>
        <w:spacing w:before="0" w:beforeAutospacing="0" w:after="0" w:afterAutospacing="0"/>
        <w:textAlignment w:val="baseline"/>
        <w:rPr>
          <w:rFonts w:ascii="Times New Roman" w:hAnsi="Times New Roman" w:cs="Times New Roman"/>
          <w:color w:val="2A2B2E"/>
        </w:rPr>
      </w:pPr>
      <w:r w:rsidRPr="00791B53">
        <w:rPr>
          <w:rFonts w:ascii="Times New Roman" w:hAnsi="Times New Roman" w:cs="Times New Roman"/>
          <w:color w:val="2A2B2E"/>
        </w:rPr>
        <w:t>Recommendation system:</w:t>
      </w:r>
    </w:p>
    <w:p w14:paraId="43CEF7AE" w14:textId="3BAE7BF8" w:rsidR="0005792A" w:rsidRPr="00791B53" w:rsidRDefault="001B7ED5" w:rsidP="0005792A">
      <w:pPr>
        <w:pStyle w:val="a3"/>
        <w:shd w:val="clear" w:color="auto" w:fill="FFFFFF"/>
        <w:spacing w:before="0" w:beforeAutospacing="0" w:after="0" w:afterAutospacing="0"/>
        <w:rPr>
          <w:rFonts w:ascii="Times New Roman" w:hAnsi="Times New Roman" w:cs="Times New Roman"/>
          <w:color w:val="2A2B2E"/>
        </w:rPr>
      </w:pPr>
      <w:hyperlink r:id="rId33" w:history="1">
        <w:r w:rsidR="004534A3" w:rsidRPr="00791B53">
          <w:rPr>
            <w:rStyle w:val="a6"/>
            <w:rFonts w:ascii="Times New Roman" w:hAnsi="Times New Roman" w:cs="Times New Roman"/>
          </w:rPr>
          <w:t>https://github.com/MrQuJL/product-recommendation-system</w:t>
        </w:r>
      </w:hyperlink>
      <w:r w:rsidR="0005792A" w:rsidRPr="00791B53">
        <w:rPr>
          <w:rFonts w:ascii="Times New Roman" w:hAnsi="Times New Roman" w:cs="Times New Roman"/>
          <w:color w:val="2A2B2E"/>
        </w:rPr>
        <w:t>.</w:t>
      </w:r>
    </w:p>
    <w:p w14:paraId="784B1D0B" w14:textId="77777777" w:rsidR="004534A3" w:rsidRPr="00791B53" w:rsidRDefault="004534A3" w:rsidP="0005792A">
      <w:pPr>
        <w:pStyle w:val="a3"/>
        <w:shd w:val="clear" w:color="auto" w:fill="FFFFFF"/>
        <w:spacing w:before="0" w:beforeAutospacing="0" w:after="0" w:afterAutospacing="0"/>
        <w:rPr>
          <w:rFonts w:ascii="Times New Roman" w:hAnsi="Times New Roman" w:cs="Times New Roman"/>
        </w:rPr>
      </w:pPr>
    </w:p>
    <w:p w14:paraId="76009E4E" w14:textId="77777777" w:rsidR="0005792A" w:rsidRPr="00791B53" w:rsidRDefault="5620FFA5" w:rsidP="005478BB">
      <w:pPr>
        <w:pStyle w:val="a3"/>
        <w:shd w:val="clear" w:color="auto" w:fill="FFFFFF"/>
        <w:spacing w:before="0" w:beforeAutospacing="0" w:after="0" w:afterAutospacing="0"/>
        <w:textAlignment w:val="baseline"/>
        <w:rPr>
          <w:rFonts w:ascii="Times New Roman" w:hAnsi="Times New Roman" w:cs="Times New Roman"/>
          <w:color w:val="2A2B2E"/>
        </w:rPr>
      </w:pPr>
      <w:r w:rsidRPr="00791B53">
        <w:rPr>
          <w:rFonts w:ascii="Times New Roman" w:hAnsi="Times New Roman" w:cs="Times New Roman"/>
          <w:color w:val="2A2B2E"/>
        </w:rPr>
        <w:t>Email validation:</w:t>
      </w:r>
    </w:p>
    <w:p w14:paraId="48E70AD4" w14:textId="51F497DF" w:rsidR="001D68E2" w:rsidRPr="00791B53" w:rsidRDefault="001B7ED5" w:rsidP="001D68E2">
      <w:pPr>
        <w:pStyle w:val="a3"/>
        <w:shd w:val="clear" w:color="auto" w:fill="FFFFFF"/>
        <w:spacing w:before="0" w:beforeAutospacing="0" w:after="0" w:afterAutospacing="0"/>
        <w:rPr>
          <w:rFonts w:ascii="Times New Roman" w:hAnsi="Times New Roman" w:cs="Times New Roman"/>
          <w:color w:val="2A2B2E"/>
        </w:rPr>
      </w:pPr>
      <w:hyperlink r:id="rId34" w:history="1">
        <w:r w:rsidR="001D68E2" w:rsidRPr="00791B53">
          <w:rPr>
            <w:rStyle w:val="a6"/>
            <w:rFonts w:ascii="Times New Roman" w:hAnsi="Times New Roman" w:cs="Times New Roman"/>
          </w:rPr>
          <w:t>https://github.com/search?l=Python&amp;q=email+validation&amp;type=Repositories</w:t>
        </w:r>
      </w:hyperlink>
      <w:r w:rsidR="001D68E2" w:rsidRPr="00791B53">
        <w:rPr>
          <w:rFonts w:ascii="Times New Roman" w:hAnsi="Times New Roman" w:cs="Times New Roman"/>
          <w:color w:val="2A2B2E"/>
        </w:rPr>
        <w:t>.</w:t>
      </w:r>
    </w:p>
    <w:p w14:paraId="03234380" w14:textId="77777777" w:rsidR="001D68E2" w:rsidRPr="00791B53" w:rsidRDefault="001D68E2" w:rsidP="001D68E2">
      <w:pPr>
        <w:pStyle w:val="a3"/>
        <w:shd w:val="clear" w:color="auto" w:fill="FFFFFF"/>
        <w:spacing w:before="0" w:beforeAutospacing="0" w:after="0" w:afterAutospacing="0"/>
        <w:rPr>
          <w:rFonts w:ascii="Times New Roman" w:hAnsi="Times New Roman" w:cs="Times New Roman"/>
          <w:color w:val="2A2B2E"/>
        </w:rPr>
      </w:pPr>
    </w:p>
    <w:p w14:paraId="46E28758" w14:textId="51AA8E95" w:rsidR="001D68E2" w:rsidRPr="00791B53" w:rsidRDefault="00B50839" w:rsidP="005478BB">
      <w:pPr>
        <w:pStyle w:val="a3"/>
        <w:shd w:val="clear" w:color="auto" w:fill="FFFFFF"/>
        <w:spacing w:before="0" w:beforeAutospacing="0" w:after="0" w:afterAutospacing="0"/>
        <w:textAlignment w:val="baseline"/>
        <w:rPr>
          <w:rFonts w:ascii="Times New Roman" w:hAnsi="Times New Roman" w:cs="Times New Roman"/>
          <w:color w:val="2A2B2E"/>
        </w:rPr>
      </w:pPr>
      <w:r w:rsidRPr="00791B53">
        <w:rPr>
          <w:rFonts w:ascii="Times New Roman" w:hAnsi="Times New Roman" w:cs="Times New Roman"/>
          <w:color w:val="2A2B2E"/>
        </w:rPr>
        <w:t>Flask routing:</w:t>
      </w:r>
    </w:p>
    <w:p w14:paraId="3B1ED319" w14:textId="296F7768" w:rsidR="00420579" w:rsidRPr="00791B53" w:rsidRDefault="001B7ED5" w:rsidP="00C36361">
      <w:pPr>
        <w:pStyle w:val="a3"/>
        <w:shd w:val="clear" w:color="auto" w:fill="FFFFFF"/>
        <w:spacing w:before="0" w:beforeAutospacing="0" w:after="0" w:afterAutospacing="0"/>
        <w:rPr>
          <w:rFonts w:ascii="Times New Roman" w:hAnsi="Times New Roman" w:cs="Times New Roman"/>
          <w:color w:val="2A2B2E"/>
        </w:rPr>
      </w:pPr>
      <w:hyperlink r:id="rId35" w:anchor="routing" w:history="1">
        <w:r w:rsidR="00C36361" w:rsidRPr="00791B53">
          <w:rPr>
            <w:rStyle w:val="a6"/>
            <w:rFonts w:ascii="Times New Roman" w:hAnsi="Times New Roman" w:cs="Times New Roman"/>
          </w:rPr>
          <w:t>https://flask.palletsprojects.com/en/2.2.x/quickstart/#routing</w:t>
        </w:r>
      </w:hyperlink>
      <w:r w:rsidR="00420579" w:rsidRPr="00791B53">
        <w:rPr>
          <w:rFonts w:ascii="Times New Roman" w:hAnsi="Times New Roman" w:cs="Times New Roman"/>
          <w:color w:val="2A2B2E"/>
        </w:rPr>
        <w:t>.</w:t>
      </w:r>
    </w:p>
    <w:p w14:paraId="7488B1ED" w14:textId="77777777" w:rsidR="00420579" w:rsidRPr="00791B53" w:rsidRDefault="00420579" w:rsidP="00420579">
      <w:pPr>
        <w:pStyle w:val="a3"/>
        <w:shd w:val="clear" w:color="auto" w:fill="FFFFFF"/>
        <w:spacing w:before="0" w:beforeAutospacing="0" w:after="0" w:afterAutospacing="0"/>
        <w:textAlignment w:val="baseline"/>
        <w:rPr>
          <w:rFonts w:ascii="Times New Roman" w:hAnsi="Times New Roman" w:cs="Times New Roman"/>
          <w:color w:val="2A2B2E"/>
        </w:rPr>
      </w:pPr>
    </w:p>
    <w:p w14:paraId="178F3A5E" w14:textId="420F1390" w:rsidR="00420579" w:rsidRPr="00791B53" w:rsidRDefault="00A713F7" w:rsidP="005478BB">
      <w:pPr>
        <w:pStyle w:val="a3"/>
        <w:shd w:val="clear" w:color="auto" w:fill="FFFFFF"/>
        <w:spacing w:before="0" w:beforeAutospacing="0" w:after="0" w:afterAutospacing="0"/>
        <w:textAlignment w:val="baseline"/>
        <w:rPr>
          <w:rFonts w:ascii="Times New Roman" w:hAnsi="Times New Roman" w:cs="Times New Roman"/>
          <w:color w:val="2A2B2E"/>
        </w:rPr>
      </w:pPr>
      <w:r w:rsidRPr="00791B53">
        <w:rPr>
          <w:rFonts w:ascii="Times New Roman" w:hAnsi="Times New Roman" w:cs="Times New Roman"/>
          <w:color w:val="2A2B2E"/>
        </w:rPr>
        <w:t xml:space="preserve">Base64 </w:t>
      </w:r>
      <w:r w:rsidR="00A27579" w:rsidRPr="00791B53">
        <w:rPr>
          <w:rFonts w:ascii="Times New Roman" w:hAnsi="Times New Roman" w:cs="Times New Roman"/>
          <w:color w:val="2A2B2E"/>
        </w:rPr>
        <w:t>encoding and decoding:</w:t>
      </w:r>
    </w:p>
    <w:p w14:paraId="10531AE5" w14:textId="3B4B68BB" w:rsidR="00A27579" w:rsidRPr="00791B53" w:rsidRDefault="001B7ED5" w:rsidP="00A27579">
      <w:pPr>
        <w:pStyle w:val="a3"/>
        <w:shd w:val="clear" w:color="auto" w:fill="FFFFFF"/>
        <w:spacing w:before="0" w:beforeAutospacing="0" w:after="0" w:afterAutospacing="0"/>
        <w:textAlignment w:val="baseline"/>
        <w:rPr>
          <w:rFonts w:ascii="Times New Roman" w:hAnsi="Times New Roman" w:cs="Times New Roman"/>
          <w:color w:val="2A2B2E"/>
        </w:rPr>
      </w:pPr>
      <w:hyperlink r:id="rId36" w:history="1">
        <w:r w:rsidR="00A27579" w:rsidRPr="00791B53">
          <w:rPr>
            <w:rStyle w:val="a6"/>
            <w:rFonts w:ascii="Times New Roman" w:hAnsi="Times New Roman" w:cs="Times New Roman"/>
          </w:rPr>
          <w:t>https://stackabuse.com/encoding-and-decoding-base64-strings-in-python/</w:t>
        </w:r>
      </w:hyperlink>
      <w:r w:rsidR="00A27579" w:rsidRPr="00791B53">
        <w:rPr>
          <w:rFonts w:ascii="Times New Roman" w:hAnsi="Times New Roman" w:cs="Times New Roman"/>
          <w:color w:val="2A2B2E"/>
        </w:rPr>
        <w:t>.</w:t>
      </w:r>
    </w:p>
    <w:p w14:paraId="2D998BD2" w14:textId="77777777" w:rsidR="00A27579" w:rsidRPr="00791B53" w:rsidRDefault="00A27579" w:rsidP="00A27579">
      <w:pPr>
        <w:pStyle w:val="a3"/>
        <w:shd w:val="clear" w:color="auto" w:fill="FFFFFF"/>
        <w:spacing w:before="0" w:beforeAutospacing="0" w:after="0" w:afterAutospacing="0"/>
        <w:textAlignment w:val="baseline"/>
        <w:rPr>
          <w:rFonts w:ascii="Times New Roman" w:hAnsi="Times New Roman" w:cs="Times New Roman"/>
          <w:color w:val="2A2B2E"/>
        </w:rPr>
      </w:pPr>
    </w:p>
    <w:p w14:paraId="3CDCE0D3" w14:textId="4F85ED6C" w:rsidR="00A27579" w:rsidRPr="00791B53" w:rsidRDefault="00D93624" w:rsidP="005478BB">
      <w:pPr>
        <w:pStyle w:val="a3"/>
        <w:shd w:val="clear" w:color="auto" w:fill="FFFFFF"/>
        <w:spacing w:before="0" w:beforeAutospacing="0" w:after="0" w:afterAutospacing="0"/>
        <w:textAlignment w:val="baseline"/>
        <w:rPr>
          <w:rFonts w:ascii="Times New Roman" w:hAnsi="Times New Roman" w:cs="Times New Roman"/>
          <w:color w:val="2A2B2E"/>
        </w:rPr>
      </w:pPr>
      <w:r w:rsidRPr="00791B53">
        <w:rPr>
          <w:rFonts w:ascii="Times New Roman" w:hAnsi="Times New Roman" w:cs="Times New Roman"/>
          <w:color w:val="2A2B2E"/>
        </w:rPr>
        <w:t>Studio 3T:</w:t>
      </w:r>
    </w:p>
    <w:p w14:paraId="16A298C7" w14:textId="33A3057B" w:rsidR="00D93624" w:rsidRPr="00791B53" w:rsidRDefault="001B7ED5" w:rsidP="00D93624">
      <w:pPr>
        <w:pStyle w:val="a3"/>
        <w:shd w:val="clear" w:color="auto" w:fill="FFFFFF"/>
        <w:spacing w:before="0" w:beforeAutospacing="0" w:after="0" w:afterAutospacing="0"/>
        <w:textAlignment w:val="baseline"/>
        <w:rPr>
          <w:rFonts w:ascii="Times New Roman" w:hAnsi="Times New Roman" w:cs="Times New Roman"/>
          <w:color w:val="2A2B2E"/>
        </w:rPr>
      </w:pPr>
      <w:hyperlink r:id="rId37" w:history="1">
        <w:r w:rsidR="00D93624" w:rsidRPr="00791B53">
          <w:rPr>
            <w:rStyle w:val="a6"/>
            <w:rFonts w:ascii="Times New Roman" w:hAnsi="Times New Roman" w:cs="Times New Roman"/>
          </w:rPr>
          <w:t>https://studio3t.com/</w:t>
        </w:r>
      </w:hyperlink>
      <w:r w:rsidR="00D93624" w:rsidRPr="00791B53">
        <w:rPr>
          <w:rFonts w:ascii="Times New Roman" w:hAnsi="Times New Roman" w:cs="Times New Roman"/>
          <w:color w:val="2A2B2E"/>
        </w:rPr>
        <w:t>.</w:t>
      </w:r>
    </w:p>
    <w:p w14:paraId="4226674F" w14:textId="77777777" w:rsidR="005478BB" w:rsidRPr="00791B53" w:rsidRDefault="005478BB" w:rsidP="001D7800">
      <w:pPr>
        <w:pStyle w:val="a3"/>
        <w:shd w:val="clear" w:color="auto" w:fill="FFFFFF"/>
        <w:spacing w:before="0" w:beforeAutospacing="0" w:after="0" w:afterAutospacing="0"/>
        <w:textAlignment w:val="baseline"/>
        <w:rPr>
          <w:rFonts w:ascii="Times New Roman" w:hAnsi="Times New Roman" w:cs="Times New Roman"/>
          <w:color w:val="2A2B2E"/>
        </w:rPr>
      </w:pPr>
    </w:p>
    <w:p w14:paraId="3862841A" w14:textId="220E3A8D" w:rsidR="00DB61F9" w:rsidRPr="00791B53" w:rsidRDefault="00FE701A" w:rsidP="001D7800">
      <w:pPr>
        <w:pStyle w:val="a3"/>
        <w:shd w:val="clear" w:color="auto" w:fill="FFFFFF"/>
        <w:spacing w:before="0" w:beforeAutospacing="0" w:after="0" w:afterAutospacing="0"/>
        <w:textAlignment w:val="baseline"/>
        <w:rPr>
          <w:rFonts w:ascii="Times New Roman" w:hAnsi="Times New Roman" w:cs="Times New Roman"/>
          <w:color w:val="2A2B2E"/>
        </w:rPr>
      </w:pPr>
      <w:r w:rsidRPr="00791B53">
        <w:rPr>
          <w:rFonts w:ascii="Times New Roman" w:hAnsi="Times New Roman" w:cs="Times New Roman"/>
          <w:color w:val="2A2B2E"/>
        </w:rPr>
        <w:t>Keyword search:</w:t>
      </w:r>
    </w:p>
    <w:p w14:paraId="0C1E9A20" w14:textId="33F9A32D" w:rsidR="00FE701A" w:rsidRPr="00791B53" w:rsidRDefault="001B7ED5" w:rsidP="001D7800">
      <w:pPr>
        <w:pStyle w:val="a3"/>
        <w:shd w:val="clear" w:color="auto" w:fill="FFFFFF"/>
        <w:spacing w:before="0" w:beforeAutospacing="0" w:after="0" w:afterAutospacing="0"/>
        <w:textAlignment w:val="baseline"/>
        <w:rPr>
          <w:rFonts w:ascii="Times New Roman" w:hAnsi="Times New Roman" w:cs="Times New Roman"/>
          <w:color w:val="2A2B2E"/>
        </w:rPr>
      </w:pPr>
      <w:hyperlink r:id="rId38" w:history="1">
        <w:r w:rsidR="00FE701A" w:rsidRPr="00791B53">
          <w:rPr>
            <w:rStyle w:val="a6"/>
            <w:rFonts w:ascii="Times New Roman" w:hAnsi="Times New Roman" w:cs="Times New Roman"/>
          </w:rPr>
          <w:t>https://www.mongodb.com/docs/manual/core/index-text/</w:t>
        </w:r>
      </w:hyperlink>
    </w:p>
    <w:p w14:paraId="0FBED3C9" w14:textId="77777777" w:rsidR="005478BB" w:rsidRPr="00791B53" w:rsidRDefault="005478BB" w:rsidP="001D7800">
      <w:pPr>
        <w:pStyle w:val="a3"/>
        <w:shd w:val="clear" w:color="auto" w:fill="FFFFFF"/>
        <w:spacing w:before="0" w:beforeAutospacing="0" w:after="0" w:afterAutospacing="0"/>
        <w:textAlignment w:val="baseline"/>
        <w:rPr>
          <w:rFonts w:ascii="Times New Roman" w:hAnsi="Times New Roman" w:cs="Times New Roman"/>
          <w:color w:val="2A2B2E"/>
        </w:rPr>
      </w:pPr>
    </w:p>
    <w:p w14:paraId="0F3EED4A" w14:textId="6D2625C5" w:rsidR="00F356A6" w:rsidRPr="00791B53" w:rsidRDefault="00F356A6" w:rsidP="001D7800">
      <w:pPr>
        <w:pStyle w:val="a3"/>
        <w:shd w:val="clear" w:color="auto" w:fill="FFFFFF"/>
        <w:spacing w:before="0" w:beforeAutospacing="0" w:after="0" w:afterAutospacing="0"/>
        <w:textAlignment w:val="baseline"/>
        <w:rPr>
          <w:rFonts w:ascii="Times New Roman" w:hAnsi="Times New Roman" w:cs="Times New Roman"/>
          <w:color w:val="2A2B2E"/>
        </w:rPr>
      </w:pPr>
      <w:r w:rsidRPr="00791B53">
        <w:rPr>
          <w:rFonts w:ascii="Times New Roman" w:hAnsi="Times New Roman" w:cs="Times New Roman"/>
          <w:color w:val="2A2B2E"/>
        </w:rPr>
        <w:t>banner</w:t>
      </w:r>
    </w:p>
    <w:p w14:paraId="223D29C5" w14:textId="224FA3C3" w:rsidR="00F356A6" w:rsidRPr="00791B53" w:rsidRDefault="001B7ED5" w:rsidP="001D7800">
      <w:pPr>
        <w:pStyle w:val="a3"/>
        <w:shd w:val="clear" w:color="auto" w:fill="FFFFFF"/>
        <w:spacing w:before="0" w:beforeAutospacing="0" w:after="0" w:afterAutospacing="0"/>
        <w:textAlignment w:val="baseline"/>
        <w:rPr>
          <w:rFonts w:ascii="Times New Roman" w:hAnsi="Times New Roman" w:cs="Times New Roman"/>
          <w:color w:val="2A2B2E"/>
        </w:rPr>
      </w:pPr>
      <w:hyperlink r:id="rId39" w:history="1">
        <w:r w:rsidR="00264FEF" w:rsidRPr="00791B53">
          <w:rPr>
            <w:rStyle w:val="a6"/>
            <w:rFonts w:ascii="Times New Roman" w:hAnsi="Times New Roman" w:cs="Times New Roman"/>
          </w:rPr>
          <w:t>https://github.com/youth5201314/banner</w:t>
        </w:r>
      </w:hyperlink>
    </w:p>
    <w:p w14:paraId="7314E19B" w14:textId="77777777" w:rsidR="00264FEF" w:rsidRPr="00791B53" w:rsidRDefault="00264FEF" w:rsidP="001D7800">
      <w:pPr>
        <w:pStyle w:val="a3"/>
        <w:shd w:val="clear" w:color="auto" w:fill="FFFFFF"/>
        <w:spacing w:before="0" w:beforeAutospacing="0" w:after="0" w:afterAutospacing="0"/>
        <w:textAlignment w:val="baseline"/>
        <w:rPr>
          <w:rFonts w:ascii="Times New Roman" w:hAnsi="Times New Roman" w:cs="Times New Roman"/>
          <w:color w:val="2A2B2E"/>
        </w:rPr>
      </w:pPr>
    </w:p>
    <w:p w14:paraId="3248F057" w14:textId="2F194BEC" w:rsidR="00264FEF" w:rsidRPr="00791B53" w:rsidRDefault="00793E73" w:rsidP="001D7800">
      <w:pPr>
        <w:pStyle w:val="a3"/>
        <w:shd w:val="clear" w:color="auto" w:fill="FFFFFF"/>
        <w:spacing w:before="0" w:beforeAutospacing="0" w:after="0" w:afterAutospacing="0"/>
        <w:textAlignment w:val="baseline"/>
        <w:rPr>
          <w:rFonts w:ascii="Times New Roman" w:hAnsi="Times New Roman" w:cs="Times New Roman"/>
          <w:color w:val="2A2B2E"/>
        </w:rPr>
      </w:pPr>
      <w:r w:rsidRPr="00791B53">
        <w:rPr>
          <w:rFonts w:ascii="Times New Roman" w:hAnsi="Times New Roman" w:cs="Times New Roman"/>
          <w:color w:val="2A2B2E"/>
        </w:rPr>
        <w:t>bubble picker</w:t>
      </w:r>
    </w:p>
    <w:p w14:paraId="55DEB15D" w14:textId="1EF1DFB3" w:rsidR="00793E73" w:rsidRPr="00791B53" w:rsidRDefault="001B7ED5" w:rsidP="001D7800">
      <w:pPr>
        <w:pStyle w:val="a3"/>
        <w:shd w:val="clear" w:color="auto" w:fill="FFFFFF"/>
        <w:spacing w:before="0" w:beforeAutospacing="0" w:after="0" w:afterAutospacing="0"/>
        <w:textAlignment w:val="baseline"/>
        <w:rPr>
          <w:rFonts w:ascii="Times New Roman" w:hAnsi="Times New Roman" w:cs="Times New Roman"/>
          <w:color w:val="2A2B2E"/>
        </w:rPr>
      </w:pPr>
      <w:hyperlink r:id="rId40" w:history="1">
        <w:r w:rsidR="00793E73" w:rsidRPr="00791B53">
          <w:rPr>
            <w:rStyle w:val="a6"/>
            <w:rFonts w:ascii="Times New Roman" w:hAnsi="Times New Roman" w:cs="Times New Roman"/>
          </w:rPr>
          <w:t>https://github.com/hantrungkien/Bubble-Picker</w:t>
        </w:r>
      </w:hyperlink>
    </w:p>
    <w:p w14:paraId="4BE50A6F" w14:textId="77777777" w:rsidR="00793E73" w:rsidRPr="00791B53" w:rsidRDefault="00793E73" w:rsidP="001D7800">
      <w:pPr>
        <w:pStyle w:val="a3"/>
        <w:shd w:val="clear" w:color="auto" w:fill="FFFFFF"/>
        <w:spacing w:before="0" w:beforeAutospacing="0" w:after="0" w:afterAutospacing="0"/>
        <w:textAlignment w:val="baseline"/>
        <w:rPr>
          <w:rFonts w:ascii="Times New Roman" w:hAnsi="Times New Roman" w:cs="Times New Roman"/>
          <w:color w:val="2A2B2E"/>
        </w:rPr>
      </w:pPr>
    </w:p>
    <w:p w14:paraId="10B92D75" w14:textId="1C72FE7D" w:rsidR="00793E73" w:rsidRPr="00791B53" w:rsidRDefault="008F0D0A" w:rsidP="001D7800">
      <w:pPr>
        <w:pStyle w:val="a3"/>
        <w:shd w:val="clear" w:color="auto" w:fill="FFFFFF"/>
        <w:spacing w:before="0" w:beforeAutospacing="0" w:after="0" w:afterAutospacing="0"/>
        <w:textAlignment w:val="baseline"/>
        <w:rPr>
          <w:rFonts w:ascii="Times New Roman" w:hAnsi="Times New Roman" w:cs="Times New Roman"/>
          <w:color w:val="2A2B2E"/>
        </w:rPr>
      </w:pPr>
      <w:r w:rsidRPr="00791B53">
        <w:rPr>
          <w:rFonts w:ascii="Times New Roman" w:hAnsi="Times New Roman" w:cs="Times New Roman"/>
          <w:color w:val="2A2B2E"/>
        </w:rPr>
        <w:t>Mongo</w:t>
      </w:r>
      <w:r w:rsidR="003008D7" w:rsidRPr="00791B53">
        <w:rPr>
          <w:rFonts w:ascii="Times New Roman" w:hAnsi="Times New Roman" w:cs="Times New Roman"/>
          <w:color w:val="2A2B2E"/>
        </w:rPr>
        <w:t>DB</w:t>
      </w:r>
      <w:r w:rsidRPr="00791B53">
        <w:rPr>
          <w:rFonts w:ascii="Times New Roman" w:hAnsi="Times New Roman" w:cs="Times New Roman"/>
          <w:color w:val="2A2B2E"/>
        </w:rPr>
        <w:t xml:space="preserve"> text index</w:t>
      </w:r>
    </w:p>
    <w:p w14:paraId="0F0BF330" w14:textId="09AECBA2" w:rsidR="008F0D0A" w:rsidRPr="00791B53" w:rsidRDefault="001B7ED5" w:rsidP="001D7800">
      <w:pPr>
        <w:pStyle w:val="a3"/>
        <w:shd w:val="clear" w:color="auto" w:fill="FFFFFF"/>
        <w:spacing w:before="0" w:beforeAutospacing="0" w:after="0" w:afterAutospacing="0"/>
        <w:textAlignment w:val="baseline"/>
        <w:rPr>
          <w:rFonts w:ascii="Times New Roman" w:hAnsi="Times New Roman" w:cs="Times New Roman"/>
          <w:color w:val="2A2B2E"/>
        </w:rPr>
      </w:pPr>
      <w:hyperlink r:id="rId41" w:history="1">
        <w:r w:rsidR="008F0D0A" w:rsidRPr="00791B53">
          <w:rPr>
            <w:rStyle w:val="a6"/>
            <w:rFonts w:ascii="Times New Roman" w:hAnsi="Times New Roman" w:cs="Times New Roman"/>
          </w:rPr>
          <w:t>https://www.mongodb.com/docs/manual/core/index-text/</w:t>
        </w:r>
      </w:hyperlink>
    </w:p>
    <w:p w14:paraId="23C44FBA" w14:textId="77777777" w:rsidR="008F0D0A" w:rsidRPr="00791B53" w:rsidRDefault="008F0D0A" w:rsidP="001D7800">
      <w:pPr>
        <w:pStyle w:val="a3"/>
        <w:shd w:val="clear" w:color="auto" w:fill="FFFFFF"/>
        <w:spacing w:before="0" w:beforeAutospacing="0" w:after="0" w:afterAutospacing="0"/>
        <w:textAlignment w:val="baseline"/>
        <w:rPr>
          <w:rFonts w:ascii="Times New Roman" w:hAnsi="Times New Roman" w:cs="Times New Roman"/>
          <w:color w:val="2A2B2E"/>
        </w:rPr>
      </w:pPr>
    </w:p>
    <w:p w14:paraId="00C354F6" w14:textId="05D189C6" w:rsidR="008F0D0A" w:rsidRPr="00791B53" w:rsidRDefault="001B6841" w:rsidP="001D7800">
      <w:pPr>
        <w:pStyle w:val="a3"/>
        <w:shd w:val="clear" w:color="auto" w:fill="FFFFFF"/>
        <w:spacing w:before="0" w:beforeAutospacing="0" w:after="0" w:afterAutospacing="0"/>
        <w:textAlignment w:val="baseline"/>
        <w:rPr>
          <w:rFonts w:ascii="Times New Roman" w:hAnsi="Times New Roman" w:cs="Times New Roman"/>
          <w:color w:val="2A2B2E"/>
        </w:rPr>
      </w:pPr>
      <w:r w:rsidRPr="00791B53">
        <w:rPr>
          <w:rFonts w:ascii="Times New Roman" w:hAnsi="Times New Roman" w:cs="Times New Roman"/>
          <w:color w:val="2A2B2E"/>
        </w:rPr>
        <w:t xml:space="preserve">Retrofit </w:t>
      </w:r>
      <w:r w:rsidR="00A51091" w:rsidRPr="00791B53">
        <w:rPr>
          <w:rFonts w:ascii="Times New Roman" w:hAnsi="Times New Roman" w:cs="Times New Roman"/>
          <w:color w:val="2A2B2E"/>
        </w:rPr>
        <w:t>Get and Post</w:t>
      </w:r>
    </w:p>
    <w:p w14:paraId="3CEB8AF9" w14:textId="1CB2FC3D" w:rsidR="00A51091" w:rsidRPr="00791B53" w:rsidRDefault="001B7ED5" w:rsidP="001D7800">
      <w:pPr>
        <w:pStyle w:val="a3"/>
        <w:shd w:val="clear" w:color="auto" w:fill="FFFFFF"/>
        <w:spacing w:before="0" w:beforeAutospacing="0" w:after="0" w:afterAutospacing="0"/>
        <w:textAlignment w:val="baseline"/>
        <w:rPr>
          <w:rFonts w:ascii="Times New Roman" w:hAnsi="Times New Roman" w:cs="Times New Roman"/>
          <w:color w:val="2A2B2E"/>
        </w:rPr>
      </w:pPr>
      <w:hyperlink r:id="rId42" w:history="1">
        <w:r w:rsidR="00C505E5" w:rsidRPr="00791B53">
          <w:rPr>
            <w:rStyle w:val="a6"/>
            <w:rFonts w:ascii="Times New Roman" w:hAnsi="Times New Roman" w:cs="Times New Roman"/>
          </w:rPr>
          <w:t>https://cloud.tencent.com/developer/article/1130060</w:t>
        </w:r>
      </w:hyperlink>
    </w:p>
    <w:p w14:paraId="6148D0F6" w14:textId="77777777" w:rsidR="00C505E5" w:rsidRPr="00791B53" w:rsidRDefault="00C505E5" w:rsidP="001D7800">
      <w:pPr>
        <w:pStyle w:val="a3"/>
        <w:shd w:val="clear" w:color="auto" w:fill="FFFFFF"/>
        <w:spacing w:before="0" w:beforeAutospacing="0" w:after="0" w:afterAutospacing="0"/>
        <w:textAlignment w:val="baseline"/>
        <w:rPr>
          <w:rFonts w:ascii="Times New Roman" w:hAnsi="Times New Roman" w:cs="Times New Roman"/>
          <w:color w:val="2A2B2E"/>
        </w:rPr>
      </w:pPr>
    </w:p>
    <w:p w14:paraId="1AD36A97" w14:textId="4EEC906A" w:rsidR="00A15F1C" w:rsidRPr="00791B53" w:rsidRDefault="00CC0045" w:rsidP="001D7800">
      <w:pPr>
        <w:pStyle w:val="a3"/>
        <w:shd w:val="clear" w:color="auto" w:fill="FFFFFF"/>
        <w:spacing w:before="0" w:beforeAutospacing="0" w:after="0" w:afterAutospacing="0"/>
        <w:textAlignment w:val="baseline"/>
        <w:rPr>
          <w:rFonts w:ascii="Times New Roman" w:hAnsi="Times New Roman" w:cs="Times New Roman"/>
          <w:color w:val="2A2B2E"/>
        </w:rPr>
      </w:pPr>
      <w:r w:rsidRPr="00791B53">
        <w:rPr>
          <w:rFonts w:ascii="Times New Roman" w:hAnsi="Times New Roman" w:cs="Times New Roman"/>
          <w:color w:val="2A2B2E"/>
        </w:rPr>
        <w:t>TimeUnit Count Down</w:t>
      </w:r>
    </w:p>
    <w:p w14:paraId="48B8AA66" w14:textId="2280D64C" w:rsidR="00CC0045" w:rsidRPr="00791B53" w:rsidRDefault="001B7ED5" w:rsidP="001D7800">
      <w:pPr>
        <w:pStyle w:val="a3"/>
        <w:shd w:val="clear" w:color="auto" w:fill="FFFFFF"/>
        <w:spacing w:before="0" w:beforeAutospacing="0" w:after="0" w:afterAutospacing="0"/>
        <w:textAlignment w:val="baseline"/>
        <w:rPr>
          <w:rFonts w:ascii="Times New Roman" w:hAnsi="Times New Roman" w:cs="Times New Roman"/>
          <w:color w:val="2A2B2E"/>
        </w:rPr>
      </w:pPr>
      <w:hyperlink r:id="rId43" w:history="1">
        <w:r w:rsidR="0099324A" w:rsidRPr="00791B53">
          <w:rPr>
            <w:rStyle w:val="a6"/>
            <w:rFonts w:ascii="Times New Roman" w:hAnsi="Times New Roman" w:cs="Times New Roman"/>
          </w:rPr>
          <w:t>https://blog.51cto.com/u_15360378/3808309</w:t>
        </w:r>
      </w:hyperlink>
    </w:p>
    <w:p w14:paraId="3BC0F3C7" w14:textId="77777777" w:rsidR="00A15F1C" w:rsidRPr="00791B53" w:rsidRDefault="00A15F1C" w:rsidP="001D7800">
      <w:pPr>
        <w:pStyle w:val="a3"/>
        <w:shd w:val="clear" w:color="auto" w:fill="FFFFFF"/>
        <w:spacing w:before="0" w:beforeAutospacing="0" w:after="0" w:afterAutospacing="0"/>
        <w:textAlignment w:val="baseline"/>
        <w:rPr>
          <w:rFonts w:ascii="Times New Roman" w:hAnsi="Times New Roman" w:cs="Times New Roman"/>
          <w:color w:val="2A2B2E"/>
        </w:rPr>
      </w:pPr>
    </w:p>
    <w:sectPr w:rsidR="00A15F1C" w:rsidRPr="00791B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75EC5" w14:textId="77777777" w:rsidR="00281657" w:rsidRDefault="00281657" w:rsidP="00122B23">
      <w:r>
        <w:separator/>
      </w:r>
    </w:p>
  </w:endnote>
  <w:endnote w:type="continuationSeparator" w:id="0">
    <w:p w14:paraId="47F0C1F9" w14:textId="77777777" w:rsidR="00281657" w:rsidRDefault="00281657" w:rsidP="00122B23">
      <w:r>
        <w:continuationSeparator/>
      </w:r>
    </w:p>
  </w:endnote>
  <w:endnote w:type="continuationNotice" w:id="1">
    <w:p w14:paraId="257FBDE6" w14:textId="77777777" w:rsidR="00281657" w:rsidRDefault="002816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8CA8A" w14:textId="77777777" w:rsidR="00281657" w:rsidRDefault="00281657" w:rsidP="00122B23">
      <w:r>
        <w:separator/>
      </w:r>
    </w:p>
  </w:footnote>
  <w:footnote w:type="continuationSeparator" w:id="0">
    <w:p w14:paraId="008A6DFD" w14:textId="77777777" w:rsidR="00281657" w:rsidRDefault="00281657" w:rsidP="00122B23">
      <w:r>
        <w:continuationSeparator/>
      </w:r>
    </w:p>
  </w:footnote>
  <w:footnote w:type="continuationNotice" w:id="1">
    <w:p w14:paraId="7020BAB7" w14:textId="77777777" w:rsidR="00281657" w:rsidRDefault="0028165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6653"/>
    <w:multiLevelType w:val="multilevel"/>
    <w:tmpl w:val="9C26EEF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3568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AE366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B2E201E"/>
    <w:multiLevelType w:val="multilevel"/>
    <w:tmpl w:val="0409001D"/>
    <w:lvl w:ilvl="0">
      <w:start w:val="1"/>
      <w:numFmt w:val="decimal"/>
      <w:lvlText w:val="%1"/>
      <w:lvlJc w:val="left"/>
      <w:pPr>
        <w:ind w:left="7371" w:hanging="425"/>
      </w:pPr>
    </w:lvl>
    <w:lvl w:ilvl="1">
      <w:start w:val="1"/>
      <w:numFmt w:val="decimal"/>
      <w:lvlText w:val="%1.%2"/>
      <w:lvlJc w:val="left"/>
      <w:pPr>
        <w:ind w:left="7938" w:hanging="567"/>
      </w:pPr>
    </w:lvl>
    <w:lvl w:ilvl="2">
      <w:start w:val="1"/>
      <w:numFmt w:val="decimal"/>
      <w:lvlText w:val="%1.%2.%3"/>
      <w:lvlJc w:val="left"/>
      <w:pPr>
        <w:ind w:left="8364" w:hanging="567"/>
      </w:pPr>
    </w:lvl>
    <w:lvl w:ilvl="3">
      <w:start w:val="1"/>
      <w:numFmt w:val="decimal"/>
      <w:lvlText w:val="%1.%2.%3.%4"/>
      <w:lvlJc w:val="left"/>
      <w:pPr>
        <w:ind w:left="8930" w:hanging="708"/>
      </w:pPr>
    </w:lvl>
    <w:lvl w:ilvl="4">
      <w:start w:val="1"/>
      <w:numFmt w:val="decimal"/>
      <w:lvlText w:val="%1.%2.%3.%4.%5"/>
      <w:lvlJc w:val="left"/>
      <w:pPr>
        <w:ind w:left="9497" w:hanging="850"/>
      </w:pPr>
    </w:lvl>
    <w:lvl w:ilvl="5">
      <w:start w:val="1"/>
      <w:numFmt w:val="decimal"/>
      <w:lvlText w:val="%1.%2.%3.%4.%5.%6"/>
      <w:lvlJc w:val="left"/>
      <w:pPr>
        <w:ind w:left="10206" w:hanging="1134"/>
      </w:pPr>
    </w:lvl>
    <w:lvl w:ilvl="6">
      <w:start w:val="1"/>
      <w:numFmt w:val="decimal"/>
      <w:lvlText w:val="%1.%2.%3.%4.%5.%6.%7"/>
      <w:lvlJc w:val="left"/>
      <w:pPr>
        <w:ind w:left="10773" w:hanging="1276"/>
      </w:pPr>
    </w:lvl>
    <w:lvl w:ilvl="7">
      <w:start w:val="1"/>
      <w:numFmt w:val="decimal"/>
      <w:lvlText w:val="%1.%2.%3.%4.%5.%6.%7.%8"/>
      <w:lvlJc w:val="left"/>
      <w:pPr>
        <w:ind w:left="11340" w:hanging="1418"/>
      </w:pPr>
    </w:lvl>
    <w:lvl w:ilvl="8">
      <w:start w:val="1"/>
      <w:numFmt w:val="decimal"/>
      <w:lvlText w:val="%1.%2.%3.%4.%5.%6.%7.%8.%9"/>
      <w:lvlJc w:val="left"/>
      <w:pPr>
        <w:ind w:left="12048" w:hanging="1700"/>
      </w:pPr>
    </w:lvl>
  </w:abstractNum>
  <w:abstractNum w:abstractNumId="4" w15:restartNumberingAfterBreak="0">
    <w:nsid w:val="0B5C7E91"/>
    <w:multiLevelType w:val="multilevel"/>
    <w:tmpl w:val="C346FA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39089F"/>
    <w:multiLevelType w:val="hybridMultilevel"/>
    <w:tmpl w:val="84E4BD18"/>
    <w:lvl w:ilvl="0" w:tplc="7632C1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C7156C"/>
    <w:multiLevelType w:val="hybridMultilevel"/>
    <w:tmpl w:val="15EA09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B890681"/>
    <w:multiLevelType w:val="multilevel"/>
    <w:tmpl w:val="777C5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8D152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BED0228"/>
    <w:multiLevelType w:val="multilevel"/>
    <w:tmpl w:val="C7FA70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596F42"/>
    <w:multiLevelType w:val="multilevel"/>
    <w:tmpl w:val="EBCEBD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7448EA"/>
    <w:multiLevelType w:val="multilevel"/>
    <w:tmpl w:val="196EF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AB43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22B23D26"/>
    <w:multiLevelType w:val="multilevel"/>
    <w:tmpl w:val="57C6DE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B73A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A0951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2B1906A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2D60710E"/>
    <w:multiLevelType w:val="multilevel"/>
    <w:tmpl w:val="EE3636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DD5E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3C67F3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696457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3B4459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C780A35"/>
    <w:multiLevelType w:val="multilevel"/>
    <w:tmpl w:val="81D8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9F08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4D2D78F7"/>
    <w:multiLevelType w:val="hybridMultilevel"/>
    <w:tmpl w:val="DA30F3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FB47CB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50520FC5"/>
    <w:multiLevelType w:val="multilevel"/>
    <w:tmpl w:val="4C1ADF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DA77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5C3B0514"/>
    <w:multiLevelType w:val="multilevel"/>
    <w:tmpl w:val="DD5EE2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E24B42"/>
    <w:multiLevelType w:val="hybridMultilevel"/>
    <w:tmpl w:val="E37A49E2"/>
    <w:lvl w:ilvl="0" w:tplc="47EA51EE">
      <w:start w:val="1"/>
      <w:numFmt w:val="bullet"/>
      <w:lvlText w:val=""/>
      <w:lvlJc w:val="left"/>
      <w:pPr>
        <w:ind w:left="420" w:hanging="420"/>
      </w:pPr>
      <w:rPr>
        <w:rFonts w:ascii="Wingdings" w:hAnsi="Wingdings" w:hint="default"/>
        <w:color w:val="auto"/>
      </w:rPr>
    </w:lvl>
    <w:lvl w:ilvl="1" w:tplc="04090003">
      <w:start w:val="1"/>
      <w:numFmt w:val="bullet"/>
      <w:lvlText w:val=""/>
      <w:lvlJc w:val="left"/>
      <w:pPr>
        <w:ind w:left="120" w:hanging="420"/>
      </w:pPr>
      <w:rPr>
        <w:rFonts w:ascii="Wingdings" w:hAnsi="Wingdings" w:hint="default"/>
      </w:rPr>
    </w:lvl>
    <w:lvl w:ilvl="2" w:tplc="04090005">
      <w:start w:val="1"/>
      <w:numFmt w:val="bullet"/>
      <w:lvlText w:val=""/>
      <w:lvlJc w:val="left"/>
      <w:pPr>
        <w:ind w:left="540" w:hanging="420"/>
      </w:pPr>
      <w:rPr>
        <w:rFonts w:ascii="Wingdings" w:hAnsi="Wingdings" w:hint="default"/>
      </w:rPr>
    </w:lvl>
    <w:lvl w:ilvl="3" w:tplc="04090001">
      <w:start w:val="1"/>
      <w:numFmt w:val="bullet"/>
      <w:lvlText w:val=""/>
      <w:lvlJc w:val="left"/>
      <w:pPr>
        <w:ind w:left="960" w:hanging="420"/>
      </w:pPr>
      <w:rPr>
        <w:rFonts w:ascii="Wingdings" w:hAnsi="Wingdings" w:hint="default"/>
      </w:rPr>
    </w:lvl>
    <w:lvl w:ilvl="4" w:tplc="04090003" w:tentative="1">
      <w:start w:val="1"/>
      <w:numFmt w:val="bullet"/>
      <w:lvlText w:val=""/>
      <w:lvlJc w:val="left"/>
      <w:pPr>
        <w:ind w:left="1380" w:hanging="420"/>
      </w:pPr>
      <w:rPr>
        <w:rFonts w:ascii="Wingdings" w:hAnsi="Wingdings" w:hint="default"/>
      </w:rPr>
    </w:lvl>
    <w:lvl w:ilvl="5" w:tplc="04090005" w:tentative="1">
      <w:start w:val="1"/>
      <w:numFmt w:val="bullet"/>
      <w:lvlText w:val=""/>
      <w:lvlJc w:val="left"/>
      <w:pPr>
        <w:ind w:left="1800" w:hanging="420"/>
      </w:pPr>
      <w:rPr>
        <w:rFonts w:ascii="Wingdings" w:hAnsi="Wingdings" w:hint="default"/>
      </w:rPr>
    </w:lvl>
    <w:lvl w:ilvl="6" w:tplc="04090001" w:tentative="1">
      <w:start w:val="1"/>
      <w:numFmt w:val="bullet"/>
      <w:lvlText w:val=""/>
      <w:lvlJc w:val="left"/>
      <w:pPr>
        <w:ind w:left="2220" w:hanging="420"/>
      </w:pPr>
      <w:rPr>
        <w:rFonts w:ascii="Wingdings" w:hAnsi="Wingdings" w:hint="default"/>
      </w:rPr>
    </w:lvl>
    <w:lvl w:ilvl="7" w:tplc="04090003" w:tentative="1">
      <w:start w:val="1"/>
      <w:numFmt w:val="bullet"/>
      <w:lvlText w:val=""/>
      <w:lvlJc w:val="left"/>
      <w:pPr>
        <w:ind w:left="2640" w:hanging="420"/>
      </w:pPr>
      <w:rPr>
        <w:rFonts w:ascii="Wingdings" w:hAnsi="Wingdings" w:hint="default"/>
      </w:rPr>
    </w:lvl>
    <w:lvl w:ilvl="8" w:tplc="04090005" w:tentative="1">
      <w:start w:val="1"/>
      <w:numFmt w:val="bullet"/>
      <w:lvlText w:val=""/>
      <w:lvlJc w:val="left"/>
      <w:pPr>
        <w:ind w:left="3060" w:hanging="420"/>
      </w:pPr>
      <w:rPr>
        <w:rFonts w:ascii="Wingdings" w:hAnsi="Wingdings" w:hint="default"/>
      </w:rPr>
    </w:lvl>
  </w:abstractNum>
  <w:abstractNum w:abstractNumId="30" w15:restartNumberingAfterBreak="0">
    <w:nsid w:val="65FB148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67B548E"/>
    <w:multiLevelType w:val="hybridMultilevel"/>
    <w:tmpl w:val="BEDA2A8E"/>
    <w:lvl w:ilvl="0" w:tplc="8C8AEC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8460C76"/>
    <w:multiLevelType w:val="hybridMultilevel"/>
    <w:tmpl w:val="A41E8662"/>
    <w:lvl w:ilvl="0" w:tplc="3C92FCB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3" w15:restartNumberingAfterBreak="0">
    <w:nsid w:val="6966341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697338F8"/>
    <w:multiLevelType w:val="multilevel"/>
    <w:tmpl w:val="9A16A8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AD4A8D"/>
    <w:multiLevelType w:val="hybridMultilevel"/>
    <w:tmpl w:val="CE7AB48A"/>
    <w:lvl w:ilvl="0" w:tplc="AF7A4A92">
      <w:start w:val="1"/>
      <w:numFmt w:val="bullet"/>
      <w:lvlText w:val=""/>
      <w:lvlJc w:val="left"/>
      <w:pPr>
        <w:ind w:left="720" w:hanging="360"/>
      </w:pPr>
      <w:rPr>
        <w:rFonts w:ascii="Symbol" w:hAnsi="Symbol" w:hint="default"/>
        <w:color w:val="auto"/>
      </w:rPr>
    </w:lvl>
    <w:lvl w:ilvl="1" w:tplc="6C183B5E">
      <w:start w:val="1"/>
      <w:numFmt w:val="bullet"/>
      <w:lvlText w:val="o"/>
      <w:lvlJc w:val="left"/>
      <w:pPr>
        <w:ind w:left="1440" w:hanging="360"/>
      </w:pPr>
      <w:rPr>
        <w:rFonts w:ascii="Courier New" w:hAnsi="Courier New" w:hint="default"/>
      </w:rPr>
    </w:lvl>
    <w:lvl w:ilvl="2" w:tplc="E514D684">
      <w:start w:val="1"/>
      <w:numFmt w:val="bullet"/>
      <w:lvlText w:val=""/>
      <w:lvlJc w:val="left"/>
      <w:pPr>
        <w:ind w:left="2160" w:hanging="360"/>
      </w:pPr>
      <w:rPr>
        <w:rFonts w:ascii="Wingdings" w:hAnsi="Wingdings" w:hint="default"/>
      </w:rPr>
    </w:lvl>
    <w:lvl w:ilvl="3" w:tplc="24786A3A">
      <w:start w:val="1"/>
      <w:numFmt w:val="bullet"/>
      <w:lvlText w:val=""/>
      <w:lvlJc w:val="left"/>
      <w:pPr>
        <w:ind w:left="2880" w:hanging="360"/>
      </w:pPr>
      <w:rPr>
        <w:rFonts w:ascii="Symbol" w:hAnsi="Symbol" w:hint="default"/>
      </w:rPr>
    </w:lvl>
    <w:lvl w:ilvl="4" w:tplc="AB72AD16">
      <w:start w:val="1"/>
      <w:numFmt w:val="bullet"/>
      <w:lvlText w:val="o"/>
      <w:lvlJc w:val="left"/>
      <w:pPr>
        <w:ind w:left="3600" w:hanging="360"/>
      </w:pPr>
      <w:rPr>
        <w:rFonts w:ascii="Courier New" w:hAnsi="Courier New" w:hint="default"/>
      </w:rPr>
    </w:lvl>
    <w:lvl w:ilvl="5" w:tplc="D786A792">
      <w:start w:val="1"/>
      <w:numFmt w:val="bullet"/>
      <w:lvlText w:val=""/>
      <w:lvlJc w:val="left"/>
      <w:pPr>
        <w:ind w:left="4320" w:hanging="360"/>
      </w:pPr>
      <w:rPr>
        <w:rFonts w:ascii="Wingdings" w:hAnsi="Wingdings" w:hint="default"/>
      </w:rPr>
    </w:lvl>
    <w:lvl w:ilvl="6" w:tplc="150814E4">
      <w:start w:val="1"/>
      <w:numFmt w:val="bullet"/>
      <w:lvlText w:val=""/>
      <w:lvlJc w:val="left"/>
      <w:pPr>
        <w:ind w:left="5040" w:hanging="360"/>
      </w:pPr>
      <w:rPr>
        <w:rFonts w:ascii="Symbol" w:hAnsi="Symbol" w:hint="default"/>
      </w:rPr>
    </w:lvl>
    <w:lvl w:ilvl="7" w:tplc="F61074C0">
      <w:start w:val="1"/>
      <w:numFmt w:val="bullet"/>
      <w:lvlText w:val="o"/>
      <w:lvlJc w:val="left"/>
      <w:pPr>
        <w:ind w:left="5760" w:hanging="360"/>
      </w:pPr>
      <w:rPr>
        <w:rFonts w:ascii="Courier New" w:hAnsi="Courier New" w:hint="default"/>
      </w:rPr>
    </w:lvl>
    <w:lvl w:ilvl="8" w:tplc="50D09CC8">
      <w:start w:val="1"/>
      <w:numFmt w:val="bullet"/>
      <w:lvlText w:val=""/>
      <w:lvlJc w:val="left"/>
      <w:pPr>
        <w:ind w:left="6480" w:hanging="360"/>
      </w:pPr>
      <w:rPr>
        <w:rFonts w:ascii="Wingdings" w:hAnsi="Wingdings" w:hint="default"/>
      </w:rPr>
    </w:lvl>
  </w:abstractNum>
  <w:abstractNum w:abstractNumId="36" w15:restartNumberingAfterBreak="0">
    <w:nsid w:val="6F2B1083"/>
    <w:multiLevelType w:val="multilevel"/>
    <w:tmpl w:val="5B38F6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98373C"/>
    <w:multiLevelType w:val="multilevel"/>
    <w:tmpl w:val="8842D65A"/>
    <w:lvl w:ilvl="0">
      <w:start w:val="1"/>
      <w:numFmt w:val="decimal"/>
      <w:lvlText w:val="%1"/>
      <w:lvlJc w:val="left"/>
      <w:pPr>
        <w:ind w:left="425" w:hanging="425"/>
      </w:pPr>
      <w:rPr>
        <w:b/>
        <w:bCs/>
        <w:sz w:val="40"/>
        <w:szCs w:val="40"/>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8" w15:restartNumberingAfterBreak="0">
    <w:nsid w:val="75162095"/>
    <w:multiLevelType w:val="multilevel"/>
    <w:tmpl w:val="654CA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7541FA"/>
    <w:multiLevelType w:val="hybridMultilevel"/>
    <w:tmpl w:val="D3F04C3E"/>
    <w:lvl w:ilvl="0" w:tplc="47EA51EE">
      <w:start w:val="1"/>
      <w:numFmt w:val="bullet"/>
      <w:lvlText w:val=""/>
      <w:lvlJc w:val="left"/>
      <w:pPr>
        <w:ind w:left="1140" w:hanging="420"/>
      </w:pPr>
      <w:rPr>
        <w:rFonts w:ascii="Wingdings" w:hAnsi="Wingdings" w:hint="default"/>
        <w:color w:val="auto"/>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0" w15:restartNumberingAfterBreak="0">
    <w:nsid w:val="76835525"/>
    <w:multiLevelType w:val="multilevel"/>
    <w:tmpl w:val="0D665122"/>
    <w:lvl w:ilvl="0">
      <w:start w:val="1"/>
      <w:numFmt w:val="decimal"/>
      <w:lvlText w:val="%1."/>
      <w:lvlJc w:val="left"/>
      <w:pPr>
        <w:ind w:left="425" w:hanging="425"/>
      </w:pPr>
      <w:rPr>
        <w:rFonts w:ascii="Times New Roman" w:hAnsi="Times New Roman" w:cs="Times New Roman" w:hint="default"/>
        <w:b/>
        <w:bCs/>
        <w:sz w:val="48"/>
        <w:szCs w:val="48"/>
      </w:rPr>
    </w:lvl>
    <w:lvl w:ilvl="1">
      <w:start w:val="1"/>
      <w:numFmt w:val="decimal"/>
      <w:lvlText w:val="%1.%2"/>
      <w:lvlJc w:val="left"/>
      <w:pPr>
        <w:ind w:left="992" w:hanging="567"/>
      </w:pPr>
      <w:rPr>
        <w:sz w:val="36"/>
        <w:szCs w:val="36"/>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1" w15:restartNumberingAfterBreak="0">
    <w:nsid w:val="77217C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7DA614C1"/>
    <w:multiLevelType w:val="hybridMultilevel"/>
    <w:tmpl w:val="AE103B2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3" w15:restartNumberingAfterBreak="0">
    <w:nsid w:val="7F68112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618487043">
    <w:abstractNumId w:val="7"/>
  </w:num>
  <w:num w:numId="2" w16cid:durableId="67196546">
    <w:abstractNumId w:val="37"/>
  </w:num>
  <w:num w:numId="3" w16cid:durableId="1350763373">
    <w:abstractNumId w:val="3"/>
  </w:num>
  <w:num w:numId="4" w16cid:durableId="1085497402">
    <w:abstractNumId w:val="40"/>
  </w:num>
  <w:num w:numId="5" w16cid:durableId="2077974122">
    <w:abstractNumId w:val="31"/>
  </w:num>
  <w:num w:numId="6" w16cid:durableId="2094085975">
    <w:abstractNumId w:val="5"/>
  </w:num>
  <w:num w:numId="7" w16cid:durableId="465899752">
    <w:abstractNumId w:val="23"/>
  </w:num>
  <w:num w:numId="8" w16cid:durableId="1117943032">
    <w:abstractNumId w:val="8"/>
  </w:num>
  <w:num w:numId="9" w16cid:durableId="1121923634">
    <w:abstractNumId w:val="32"/>
  </w:num>
  <w:num w:numId="10" w16cid:durableId="1751779390">
    <w:abstractNumId w:val="11"/>
  </w:num>
  <w:num w:numId="11" w16cid:durableId="1843858212">
    <w:abstractNumId w:val="34"/>
    <w:lvlOverride w:ilvl="0">
      <w:lvl w:ilvl="0">
        <w:numFmt w:val="decimal"/>
        <w:lvlText w:val="%1."/>
        <w:lvlJc w:val="left"/>
      </w:lvl>
    </w:lvlOverride>
  </w:num>
  <w:num w:numId="12" w16cid:durableId="907880375">
    <w:abstractNumId w:val="4"/>
    <w:lvlOverride w:ilvl="0">
      <w:lvl w:ilvl="0">
        <w:numFmt w:val="decimal"/>
        <w:lvlText w:val="%1."/>
        <w:lvlJc w:val="left"/>
      </w:lvl>
    </w:lvlOverride>
  </w:num>
  <w:num w:numId="13" w16cid:durableId="433986485">
    <w:abstractNumId w:val="13"/>
    <w:lvlOverride w:ilvl="0">
      <w:lvl w:ilvl="0">
        <w:numFmt w:val="decimal"/>
        <w:lvlText w:val="%1."/>
        <w:lvlJc w:val="left"/>
      </w:lvl>
    </w:lvlOverride>
  </w:num>
  <w:num w:numId="14" w16cid:durableId="931662169">
    <w:abstractNumId w:val="36"/>
    <w:lvlOverride w:ilvl="0">
      <w:lvl w:ilvl="0">
        <w:numFmt w:val="decimal"/>
        <w:lvlText w:val="%1."/>
        <w:lvlJc w:val="left"/>
      </w:lvl>
    </w:lvlOverride>
  </w:num>
  <w:num w:numId="15" w16cid:durableId="1478646674">
    <w:abstractNumId w:val="0"/>
    <w:lvlOverride w:ilvl="0">
      <w:lvl w:ilvl="0">
        <w:numFmt w:val="decimal"/>
        <w:lvlText w:val="%1."/>
        <w:lvlJc w:val="left"/>
      </w:lvl>
    </w:lvlOverride>
  </w:num>
  <w:num w:numId="16" w16cid:durableId="1787580650">
    <w:abstractNumId w:val="38"/>
  </w:num>
  <w:num w:numId="17" w16cid:durableId="713115258">
    <w:abstractNumId w:val="17"/>
    <w:lvlOverride w:ilvl="0">
      <w:lvl w:ilvl="0">
        <w:numFmt w:val="decimal"/>
        <w:lvlText w:val="%1."/>
        <w:lvlJc w:val="left"/>
      </w:lvl>
    </w:lvlOverride>
  </w:num>
  <w:num w:numId="18" w16cid:durableId="684865003">
    <w:abstractNumId w:val="10"/>
    <w:lvlOverride w:ilvl="0">
      <w:lvl w:ilvl="0">
        <w:numFmt w:val="decimal"/>
        <w:lvlText w:val="%1."/>
        <w:lvlJc w:val="left"/>
      </w:lvl>
    </w:lvlOverride>
  </w:num>
  <w:num w:numId="19" w16cid:durableId="1673025443">
    <w:abstractNumId w:val="28"/>
    <w:lvlOverride w:ilvl="0">
      <w:lvl w:ilvl="0">
        <w:numFmt w:val="decimal"/>
        <w:lvlText w:val="%1."/>
        <w:lvlJc w:val="left"/>
      </w:lvl>
    </w:lvlOverride>
  </w:num>
  <w:num w:numId="20" w16cid:durableId="937177349">
    <w:abstractNumId w:val="26"/>
    <w:lvlOverride w:ilvl="0">
      <w:lvl w:ilvl="0">
        <w:numFmt w:val="decimal"/>
        <w:lvlText w:val="%1."/>
        <w:lvlJc w:val="left"/>
      </w:lvl>
    </w:lvlOverride>
  </w:num>
  <w:num w:numId="21" w16cid:durableId="1379739925">
    <w:abstractNumId w:val="9"/>
    <w:lvlOverride w:ilvl="0">
      <w:lvl w:ilvl="0">
        <w:numFmt w:val="decimal"/>
        <w:lvlText w:val="%1."/>
        <w:lvlJc w:val="left"/>
      </w:lvl>
    </w:lvlOverride>
  </w:num>
  <w:num w:numId="22" w16cid:durableId="21396043">
    <w:abstractNumId w:val="15"/>
  </w:num>
  <w:num w:numId="23" w16cid:durableId="426272211">
    <w:abstractNumId w:val="35"/>
  </w:num>
  <w:num w:numId="24" w16cid:durableId="783424005">
    <w:abstractNumId w:val="39"/>
  </w:num>
  <w:num w:numId="25" w16cid:durableId="276908692">
    <w:abstractNumId w:val="29"/>
  </w:num>
  <w:num w:numId="26" w16cid:durableId="1820993298">
    <w:abstractNumId w:val="2"/>
  </w:num>
  <w:num w:numId="27" w16cid:durableId="593710975">
    <w:abstractNumId w:val="33"/>
  </w:num>
  <w:num w:numId="28" w16cid:durableId="1302886726">
    <w:abstractNumId w:val="18"/>
  </w:num>
  <w:num w:numId="29" w16cid:durableId="1577471122">
    <w:abstractNumId w:val="12"/>
  </w:num>
  <w:num w:numId="30" w16cid:durableId="94836098">
    <w:abstractNumId w:val="22"/>
  </w:num>
  <w:num w:numId="31" w16cid:durableId="1700620943">
    <w:abstractNumId w:val="24"/>
  </w:num>
  <w:num w:numId="32" w16cid:durableId="1528448294">
    <w:abstractNumId w:val="42"/>
  </w:num>
  <w:num w:numId="33" w16cid:durableId="970211088">
    <w:abstractNumId w:val="20"/>
  </w:num>
  <w:num w:numId="34" w16cid:durableId="1333139355">
    <w:abstractNumId w:val="16"/>
  </w:num>
  <w:num w:numId="35" w16cid:durableId="835847664">
    <w:abstractNumId w:val="19"/>
  </w:num>
  <w:num w:numId="36" w16cid:durableId="314458718">
    <w:abstractNumId w:val="14"/>
  </w:num>
  <w:num w:numId="37" w16cid:durableId="209004411">
    <w:abstractNumId w:val="1"/>
  </w:num>
  <w:num w:numId="38" w16cid:durableId="349452425">
    <w:abstractNumId w:val="6"/>
  </w:num>
  <w:num w:numId="39" w16cid:durableId="914626136">
    <w:abstractNumId w:val="21"/>
  </w:num>
  <w:num w:numId="40" w16cid:durableId="1795831381">
    <w:abstractNumId w:val="43"/>
  </w:num>
  <w:num w:numId="41" w16cid:durableId="608658718">
    <w:abstractNumId w:val="25"/>
  </w:num>
  <w:num w:numId="42" w16cid:durableId="1054693049">
    <w:abstractNumId w:val="30"/>
  </w:num>
  <w:num w:numId="43" w16cid:durableId="949360901">
    <w:abstractNumId w:val="27"/>
  </w:num>
  <w:num w:numId="44" w16cid:durableId="19854282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539"/>
    <w:rsid w:val="000005A7"/>
    <w:rsid w:val="0000081C"/>
    <w:rsid w:val="0000103B"/>
    <w:rsid w:val="000012BE"/>
    <w:rsid w:val="00001946"/>
    <w:rsid w:val="00003440"/>
    <w:rsid w:val="000038D2"/>
    <w:rsid w:val="00004FE5"/>
    <w:rsid w:val="00005968"/>
    <w:rsid w:val="0000706B"/>
    <w:rsid w:val="000074B7"/>
    <w:rsid w:val="00007E13"/>
    <w:rsid w:val="000101C8"/>
    <w:rsid w:val="000102BD"/>
    <w:rsid w:val="00011B99"/>
    <w:rsid w:val="000122A2"/>
    <w:rsid w:val="0001349A"/>
    <w:rsid w:val="00013522"/>
    <w:rsid w:val="00013982"/>
    <w:rsid w:val="000146BF"/>
    <w:rsid w:val="00014AFC"/>
    <w:rsid w:val="00014ECE"/>
    <w:rsid w:val="00015BA9"/>
    <w:rsid w:val="00016753"/>
    <w:rsid w:val="00016969"/>
    <w:rsid w:val="000169FB"/>
    <w:rsid w:val="00016ED8"/>
    <w:rsid w:val="00017177"/>
    <w:rsid w:val="00017551"/>
    <w:rsid w:val="000201EF"/>
    <w:rsid w:val="000207D5"/>
    <w:rsid w:val="000211CF"/>
    <w:rsid w:val="000214A6"/>
    <w:rsid w:val="00022D50"/>
    <w:rsid w:val="00023012"/>
    <w:rsid w:val="000238EE"/>
    <w:rsid w:val="00023C8F"/>
    <w:rsid w:val="00023CC9"/>
    <w:rsid w:val="00025832"/>
    <w:rsid w:val="0002585F"/>
    <w:rsid w:val="00025AE1"/>
    <w:rsid w:val="00025D07"/>
    <w:rsid w:val="00026090"/>
    <w:rsid w:val="00026A5D"/>
    <w:rsid w:val="00027480"/>
    <w:rsid w:val="0002763D"/>
    <w:rsid w:val="000303E9"/>
    <w:rsid w:val="00032D91"/>
    <w:rsid w:val="00034690"/>
    <w:rsid w:val="00035598"/>
    <w:rsid w:val="0003757B"/>
    <w:rsid w:val="00041416"/>
    <w:rsid w:val="00042243"/>
    <w:rsid w:val="00043D1C"/>
    <w:rsid w:val="000449CD"/>
    <w:rsid w:val="00045506"/>
    <w:rsid w:val="00045C83"/>
    <w:rsid w:val="0004690F"/>
    <w:rsid w:val="00047639"/>
    <w:rsid w:val="00047B40"/>
    <w:rsid w:val="00047DC8"/>
    <w:rsid w:val="00047E2B"/>
    <w:rsid w:val="00051718"/>
    <w:rsid w:val="000522F5"/>
    <w:rsid w:val="00053F27"/>
    <w:rsid w:val="0005459B"/>
    <w:rsid w:val="00054998"/>
    <w:rsid w:val="00055DCB"/>
    <w:rsid w:val="00055F45"/>
    <w:rsid w:val="000560E6"/>
    <w:rsid w:val="0005630A"/>
    <w:rsid w:val="0005792A"/>
    <w:rsid w:val="000602B9"/>
    <w:rsid w:val="0006078F"/>
    <w:rsid w:val="00061807"/>
    <w:rsid w:val="00061BAE"/>
    <w:rsid w:val="0006241B"/>
    <w:rsid w:val="00062D4C"/>
    <w:rsid w:val="000633BA"/>
    <w:rsid w:val="00064F1E"/>
    <w:rsid w:val="0006644F"/>
    <w:rsid w:val="00066751"/>
    <w:rsid w:val="00066CD1"/>
    <w:rsid w:val="00070B56"/>
    <w:rsid w:val="00070BFD"/>
    <w:rsid w:val="00071076"/>
    <w:rsid w:val="000721AB"/>
    <w:rsid w:val="0007257D"/>
    <w:rsid w:val="00072689"/>
    <w:rsid w:val="000727D1"/>
    <w:rsid w:val="00072E5B"/>
    <w:rsid w:val="0007319C"/>
    <w:rsid w:val="00073EAF"/>
    <w:rsid w:val="00073F0E"/>
    <w:rsid w:val="00075051"/>
    <w:rsid w:val="000775B7"/>
    <w:rsid w:val="000803DE"/>
    <w:rsid w:val="00080871"/>
    <w:rsid w:val="00080D4F"/>
    <w:rsid w:val="00081674"/>
    <w:rsid w:val="00081A08"/>
    <w:rsid w:val="00081BED"/>
    <w:rsid w:val="00081C50"/>
    <w:rsid w:val="00081F3C"/>
    <w:rsid w:val="000823D5"/>
    <w:rsid w:val="000826A7"/>
    <w:rsid w:val="000826F9"/>
    <w:rsid w:val="0008284B"/>
    <w:rsid w:val="00083868"/>
    <w:rsid w:val="000842D4"/>
    <w:rsid w:val="0008431C"/>
    <w:rsid w:val="000876D9"/>
    <w:rsid w:val="00090B33"/>
    <w:rsid w:val="00091438"/>
    <w:rsid w:val="00091921"/>
    <w:rsid w:val="00091AAC"/>
    <w:rsid w:val="00093C80"/>
    <w:rsid w:val="00094799"/>
    <w:rsid w:val="00095539"/>
    <w:rsid w:val="00095847"/>
    <w:rsid w:val="00095D11"/>
    <w:rsid w:val="000A2D1A"/>
    <w:rsid w:val="000A316D"/>
    <w:rsid w:val="000A3236"/>
    <w:rsid w:val="000A3318"/>
    <w:rsid w:val="000A3E52"/>
    <w:rsid w:val="000A4CC6"/>
    <w:rsid w:val="000A5217"/>
    <w:rsid w:val="000A5315"/>
    <w:rsid w:val="000A5722"/>
    <w:rsid w:val="000A61F3"/>
    <w:rsid w:val="000A64A1"/>
    <w:rsid w:val="000A7C6B"/>
    <w:rsid w:val="000B02EE"/>
    <w:rsid w:val="000B0749"/>
    <w:rsid w:val="000B1ACD"/>
    <w:rsid w:val="000B1F84"/>
    <w:rsid w:val="000B2089"/>
    <w:rsid w:val="000B2AE4"/>
    <w:rsid w:val="000B548B"/>
    <w:rsid w:val="000B5DE7"/>
    <w:rsid w:val="000B6BE5"/>
    <w:rsid w:val="000B77AF"/>
    <w:rsid w:val="000B7CD6"/>
    <w:rsid w:val="000C099C"/>
    <w:rsid w:val="000C0E1C"/>
    <w:rsid w:val="000C1430"/>
    <w:rsid w:val="000C2A8B"/>
    <w:rsid w:val="000C2DD4"/>
    <w:rsid w:val="000C339F"/>
    <w:rsid w:val="000C363C"/>
    <w:rsid w:val="000C40C8"/>
    <w:rsid w:val="000C46F0"/>
    <w:rsid w:val="000C59AB"/>
    <w:rsid w:val="000C6107"/>
    <w:rsid w:val="000C6131"/>
    <w:rsid w:val="000C7268"/>
    <w:rsid w:val="000C72FD"/>
    <w:rsid w:val="000C79F1"/>
    <w:rsid w:val="000D080C"/>
    <w:rsid w:val="000D0DFF"/>
    <w:rsid w:val="000D1242"/>
    <w:rsid w:val="000D1482"/>
    <w:rsid w:val="000D24AA"/>
    <w:rsid w:val="000D295F"/>
    <w:rsid w:val="000D3C4F"/>
    <w:rsid w:val="000D3E32"/>
    <w:rsid w:val="000D4262"/>
    <w:rsid w:val="000D4746"/>
    <w:rsid w:val="000D48F4"/>
    <w:rsid w:val="000D4FC0"/>
    <w:rsid w:val="000D588A"/>
    <w:rsid w:val="000D5A14"/>
    <w:rsid w:val="000D5DDE"/>
    <w:rsid w:val="000D663E"/>
    <w:rsid w:val="000D757F"/>
    <w:rsid w:val="000D7CCE"/>
    <w:rsid w:val="000E0D1F"/>
    <w:rsid w:val="000E170D"/>
    <w:rsid w:val="000E1797"/>
    <w:rsid w:val="000E1AEF"/>
    <w:rsid w:val="000E4312"/>
    <w:rsid w:val="000E47D7"/>
    <w:rsid w:val="000E47D8"/>
    <w:rsid w:val="000E5255"/>
    <w:rsid w:val="000E5311"/>
    <w:rsid w:val="000E6FC1"/>
    <w:rsid w:val="000E7011"/>
    <w:rsid w:val="000E7169"/>
    <w:rsid w:val="000F0671"/>
    <w:rsid w:val="000F48E6"/>
    <w:rsid w:val="000F4A5F"/>
    <w:rsid w:val="000F508C"/>
    <w:rsid w:val="000F533B"/>
    <w:rsid w:val="000F5F4C"/>
    <w:rsid w:val="000F7015"/>
    <w:rsid w:val="00100380"/>
    <w:rsid w:val="00100459"/>
    <w:rsid w:val="00100FDF"/>
    <w:rsid w:val="00101430"/>
    <w:rsid w:val="001028C2"/>
    <w:rsid w:val="00107D59"/>
    <w:rsid w:val="001106FE"/>
    <w:rsid w:val="00110BB7"/>
    <w:rsid w:val="00112CDE"/>
    <w:rsid w:val="00113FA5"/>
    <w:rsid w:val="00114093"/>
    <w:rsid w:val="001142B8"/>
    <w:rsid w:val="00115BFF"/>
    <w:rsid w:val="0011746F"/>
    <w:rsid w:val="0011754C"/>
    <w:rsid w:val="001212C7"/>
    <w:rsid w:val="001226F0"/>
    <w:rsid w:val="00122B23"/>
    <w:rsid w:val="00122DC8"/>
    <w:rsid w:val="0012399F"/>
    <w:rsid w:val="00123CB9"/>
    <w:rsid w:val="00124DA7"/>
    <w:rsid w:val="001264A4"/>
    <w:rsid w:val="00127A8F"/>
    <w:rsid w:val="0013092D"/>
    <w:rsid w:val="00130D8C"/>
    <w:rsid w:val="00130F86"/>
    <w:rsid w:val="00131153"/>
    <w:rsid w:val="0013119B"/>
    <w:rsid w:val="001317DF"/>
    <w:rsid w:val="00132145"/>
    <w:rsid w:val="001323BA"/>
    <w:rsid w:val="0013369E"/>
    <w:rsid w:val="0013617C"/>
    <w:rsid w:val="00136583"/>
    <w:rsid w:val="001365DD"/>
    <w:rsid w:val="00137F57"/>
    <w:rsid w:val="0014145C"/>
    <w:rsid w:val="00141878"/>
    <w:rsid w:val="001418D1"/>
    <w:rsid w:val="00141A13"/>
    <w:rsid w:val="00141BB9"/>
    <w:rsid w:val="00141EBA"/>
    <w:rsid w:val="00142272"/>
    <w:rsid w:val="00142A42"/>
    <w:rsid w:val="00143897"/>
    <w:rsid w:val="00143F58"/>
    <w:rsid w:val="001443B0"/>
    <w:rsid w:val="001443F1"/>
    <w:rsid w:val="00144D51"/>
    <w:rsid w:val="00144F0F"/>
    <w:rsid w:val="00144FD8"/>
    <w:rsid w:val="00145D16"/>
    <w:rsid w:val="00146364"/>
    <w:rsid w:val="00146759"/>
    <w:rsid w:val="00147335"/>
    <w:rsid w:val="001479C4"/>
    <w:rsid w:val="00147BB2"/>
    <w:rsid w:val="00147C7C"/>
    <w:rsid w:val="00147ED6"/>
    <w:rsid w:val="0015027F"/>
    <w:rsid w:val="00151994"/>
    <w:rsid w:val="00151E20"/>
    <w:rsid w:val="001533B8"/>
    <w:rsid w:val="00153654"/>
    <w:rsid w:val="0015439C"/>
    <w:rsid w:val="00154E4A"/>
    <w:rsid w:val="0015501B"/>
    <w:rsid w:val="0015546B"/>
    <w:rsid w:val="0015653D"/>
    <w:rsid w:val="00156E22"/>
    <w:rsid w:val="00160033"/>
    <w:rsid w:val="00160675"/>
    <w:rsid w:val="00160A38"/>
    <w:rsid w:val="001617C5"/>
    <w:rsid w:val="00161F11"/>
    <w:rsid w:val="001627E2"/>
    <w:rsid w:val="00162DB1"/>
    <w:rsid w:val="0016322C"/>
    <w:rsid w:val="00166240"/>
    <w:rsid w:val="0016704A"/>
    <w:rsid w:val="00170252"/>
    <w:rsid w:val="0017156D"/>
    <w:rsid w:val="00171F1D"/>
    <w:rsid w:val="001724F2"/>
    <w:rsid w:val="001749B9"/>
    <w:rsid w:val="00174A24"/>
    <w:rsid w:val="00174E31"/>
    <w:rsid w:val="0017521A"/>
    <w:rsid w:val="00176959"/>
    <w:rsid w:val="00177B75"/>
    <w:rsid w:val="00177D60"/>
    <w:rsid w:val="00180DCD"/>
    <w:rsid w:val="0018189C"/>
    <w:rsid w:val="0018197C"/>
    <w:rsid w:val="00182EE4"/>
    <w:rsid w:val="00183A96"/>
    <w:rsid w:val="00184539"/>
    <w:rsid w:val="00184556"/>
    <w:rsid w:val="00184876"/>
    <w:rsid w:val="001854FB"/>
    <w:rsid w:val="00185A89"/>
    <w:rsid w:val="00185E2D"/>
    <w:rsid w:val="00187302"/>
    <w:rsid w:val="0018788A"/>
    <w:rsid w:val="00190414"/>
    <w:rsid w:val="00191631"/>
    <w:rsid w:val="00192557"/>
    <w:rsid w:val="00192FE3"/>
    <w:rsid w:val="00193322"/>
    <w:rsid w:val="001940CF"/>
    <w:rsid w:val="001940EB"/>
    <w:rsid w:val="00194544"/>
    <w:rsid w:val="00195AEF"/>
    <w:rsid w:val="00195FE5"/>
    <w:rsid w:val="001963F0"/>
    <w:rsid w:val="001978AF"/>
    <w:rsid w:val="001A01A8"/>
    <w:rsid w:val="001A0994"/>
    <w:rsid w:val="001A1264"/>
    <w:rsid w:val="001A1A2A"/>
    <w:rsid w:val="001A3CA6"/>
    <w:rsid w:val="001A4D81"/>
    <w:rsid w:val="001A60DB"/>
    <w:rsid w:val="001A6A73"/>
    <w:rsid w:val="001A6AF7"/>
    <w:rsid w:val="001A71DC"/>
    <w:rsid w:val="001A7D3D"/>
    <w:rsid w:val="001A7DDC"/>
    <w:rsid w:val="001B0968"/>
    <w:rsid w:val="001B0B60"/>
    <w:rsid w:val="001B1965"/>
    <w:rsid w:val="001B1E48"/>
    <w:rsid w:val="001B311A"/>
    <w:rsid w:val="001B37DE"/>
    <w:rsid w:val="001B496C"/>
    <w:rsid w:val="001B4D8E"/>
    <w:rsid w:val="001B553D"/>
    <w:rsid w:val="001B652E"/>
    <w:rsid w:val="001B6841"/>
    <w:rsid w:val="001B796E"/>
    <w:rsid w:val="001B7ED5"/>
    <w:rsid w:val="001C036B"/>
    <w:rsid w:val="001C1130"/>
    <w:rsid w:val="001C2B14"/>
    <w:rsid w:val="001C2E77"/>
    <w:rsid w:val="001C3177"/>
    <w:rsid w:val="001C35D4"/>
    <w:rsid w:val="001C3E06"/>
    <w:rsid w:val="001C4037"/>
    <w:rsid w:val="001C69DC"/>
    <w:rsid w:val="001C74D7"/>
    <w:rsid w:val="001D02F5"/>
    <w:rsid w:val="001D1B93"/>
    <w:rsid w:val="001D20B5"/>
    <w:rsid w:val="001D3CA4"/>
    <w:rsid w:val="001D3E4F"/>
    <w:rsid w:val="001D410A"/>
    <w:rsid w:val="001D43AF"/>
    <w:rsid w:val="001D4B8A"/>
    <w:rsid w:val="001D6106"/>
    <w:rsid w:val="001D68E2"/>
    <w:rsid w:val="001D6FC7"/>
    <w:rsid w:val="001D75A0"/>
    <w:rsid w:val="001D7800"/>
    <w:rsid w:val="001E03B8"/>
    <w:rsid w:val="001E0EC1"/>
    <w:rsid w:val="001E28E7"/>
    <w:rsid w:val="001E34DE"/>
    <w:rsid w:val="001E354C"/>
    <w:rsid w:val="001E3B4E"/>
    <w:rsid w:val="001E4691"/>
    <w:rsid w:val="001E4C1A"/>
    <w:rsid w:val="001E4DF8"/>
    <w:rsid w:val="001E510B"/>
    <w:rsid w:val="001E5602"/>
    <w:rsid w:val="001F0721"/>
    <w:rsid w:val="001F0C4F"/>
    <w:rsid w:val="001F0D43"/>
    <w:rsid w:val="001F0F87"/>
    <w:rsid w:val="001F131A"/>
    <w:rsid w:val="001F1549"/>
    <w:rsid w:val="001F25E8"/>
    <w:rsid w:val="001F2756"/>
    <w:rsid w:val="001F2F6C"/>
    <w:rsid w:val="001F37C1"/>
    <w:rsid w:val="001F4F1D"/>
    <w:rsid w:val="001F5194"/>
    <w:rsid w:val="001F535D"/>
    <w:rsid w:val="001F6486"/>
    <w:rsid w:val="001F648B"/>
    <w:rsid w:val="001F70AC"/>
    <w:rsid w:val="001F7381"/>
    <w:rsid w:val="002009C2"/>
    <w:rsid w:val="00200D9B"/>
    <w:rsid w:val="0020111E"/>
    <w:rsid w:val="002024A7"/>
    <w:rsid w:val="00203895"/>
    <w:rsid w:val="00203D89"/>
    <w:rsid w:val="00204C29"/>
    <w:rsid w:val="00204D85"/>
    <w:rsid w:val="00204F9B"/>
    <w:rsid w:val="002052C3"/>
    <w:rsid w:val="002053E2"/>
    <w:rsid w:val="0020603A"/>
    <w:rsid w:val="00206BBF"/>
    <w:rsid w:val="00206C27"/>
    <w:rsid w:val="002073F9"/>
    <w:rsid w:val="00207441"/>
    <w:rsid w:val="0020764E"/>
    <w:rsid w:val="00207CBD"/>
    <w:rsid w:val="00207D39"/>
    <w:rsid w:val="002107EE"/>
    <w:rsid w:val="00212D69"/>
    <w:rsid w:val="00214EF2"/>
    <w:rsid w:val="00215535"/>
    <w:rsid w:val="00222CC5"/>
    <w:rsid w:val="00222F21"/>
    <w:rsid w:val="0022406A"/>
    <w:rsid w:val="00225290"/>
    <w:rsid w:val="0022562F"/>
    <w:rsid w:val="0022669B"/>
    <w:rsid w:val="00226D0C"/>
    <w:rsid w:val="00227827"/>
    <w:rsid w:val="00230290"/>
    <w:rsid w:val="00230AA7"/>
    <w:rsid w:val="00230D34"/>
    <w:rsid w:val="00231D28"/>
    <w:rsid w:val="0023283B"/>
    <w:rsid w:val="00233626"/>
    <w:rsid w:val="00233AEC"/>
    <w:rsid w:val="00234751"/>
    <w:rsid w:val="00234B6A"/>
    <w:rsid w:val="00234CC0"/>
    <w:rsid w:val="00235323"/>
    <w:rsid w:val="00235968"/>
    <w:rsid w:val="00235C03"/>
    <w:rsid w:val="00236233"/>
    <w:rsid w:val="002372CA"/>
    <w:rsid w:val="002376FA"/>
    <w:rsid w:val="00237F60"/>
    <w:rsid w:val="00237F6E"/>
    <w:rsid w:val="00240823"/>
    <w:rsid w:val="002408F5"/>
    <w:rsid w:val="00242819"/>
    <w:rsid w:val="00243920"/>
    <w:rsid w:val="002444BD"/>
    <w:rsid w:val="00244823"/>
    <w:rsid w:val="002450DB"/>
    <w:rsid w:val="00245393"/>
    <w:rsid w:val="002455FB"/>
    <w:rsid w:val="00245AD9"/>
    <w:rsid w:val="00246500"/>
    <w:rsid w:val="002465EB"/>
    <w:rsid w:val="00247EF6"/>
    <w:rsid w:val="00250DD4"/>
    <w:rsid w:val="0025279E"/>
    <w:rsid w:val="00253A02"/>
    <w:rsid w:val="00253E09"/>
    <w:rsid w:val="002550B4"/>
    <w:rsid w:val="00260F63"/>
    <w:rsid w:val="002614B5"/>
    <w:rsid w:val="002617C6"/>
    <w:rsid w:val="00261823"/>
    <w:rsid w:val="00261AED"/>
    <w:rsid w:val="002625B3"/>
    <w:rsid w:val="00263E64"/>
    <w:rsid w:val="00263F7C"/>
    <w:rsid w:val="00264423"/>
    <w:rsid w:val="00264FEF"/>
    <w:rsid w:val="00265D51"/>
    <w:rsid w:val="00265F83"/>
    <w:rsid w:val="002661B2"/>
    <w:rsid w:val="00266869"/>
    <w:rsid w:val="002670FC"/>
    <w:rsid w:val="0026765F"/>
    <w:rsid w:val="0027037D"/>
    <w:rsid w:val="00272EE5"/>
    <w:rsid w:val="00273869"/>
    <w:rsid w:val="002738E7"/>
    <w:rsid w:val="00273D64"/>
    <w:rsid w:val="00273D99"/>
    <w:rsid w:val="00273EAD"/>
    <w:rsid w:val="0027595A"/>
    <w:rsid w:val="002759F1"/>
    <w:rsid w:val="00275B32"/>
    <w:rsid w:val="00276469"/>
    <w:rsid w:val="00277166"/>
    <w:rsid w:val="00277619"/>
    <w:rsid w:val="002778CE"/>
    <w:rsid w:val="00280CD8"/>
    <w:rsid w:val="00280D6F"/>
    <w:rsid w:val="00281657"/>
    <w:rsid w:val="002824DE"/>
    <w:rsid w:val="00284005"/>
    <w:rsid w:val="002843D3"/>
    <w:rsid w:val="00284D77"/>
    <w:rsid w:val="00284E9A"/>
    <w:rsid w:val="00285E9A"/>
    <w:rsid w:val="0028632E"/>
    <w:rsid w:val="002873EE"/>
    <w:rsid w:val="00287539"/>
    <w:rsid w:val="00287724"/>
    <w:rsid w:val="00287F75"/>
    <w:rsid w:val="00287F85"/>
    <w:rsid w:val="00290345"/>
    <w:rsid w:val="00291008"/>
    <w:rsid w:val="00291249"/>
    <w:rsid w:val="00291C2C"/>
    <w:rsid w:val="002921C2"/>
    <w:rsid w:val="00292A97"/>
    <w:rsid w:val="00292B6C"/>
    <w:rsid w:val="0029305C"/>
    <w:rsid w:val="00293640"/>
    <w:rsid w:val="00293F8E"/>
    <w:rsid w:val="00294130"/>
    <w:rsid w:val="002952C8"/>
    <w:rsid w:val="0029662E"/>
    <w:rsid w:val="00296637"/>
    <w:rsid w:val="00297397"/>
    <w:rsid w:val="002A01E0"/>
    <w:rsid w:val="002A07A7"/>
    <w:rsid w:val="002A09DB"/>
    <w:rsid w:val="002A16CB"/>
    <w:rsid w:val="002A2323"/>
    <w:rsid w:val="002A5B02"/>
    <w:rsid w:val="002A6473"/>
    <w:rsid w:val="002A6DE0"/>
    <w:rsid w:val="002A779C"/>
    <w:rsid w:val="002A7FEE"/>
    <w:rsid w:val="002B0DCA"/>
    <w:rsid w:val="002B2056"/>
    <w:rsid w:val="002B2276"/>
    <w:rsid w:val="002B24AF"/>
    <w:rsid w:val="002B26EE"/>
    <w:rsid w:val="002B2B03"/>
    <w:rsid w:val="002B47DB"/>
    <w:rsid w:val="002B624B"/>
    <w:rsid w:val="002B6356"/>
    <w:rsid w:val="002B64F8"/>
    <w:rsid w:val="002B66EC"/>
    <w:rsid w:val="002B6FA3"/>
    <w:rsid w:val="002B7954"/>
    <w:rsid w:val="002B7BD8"/>
    <w:rsid w:val="002C0B4F"/>
    <w:rsid w:val="002C1A74"/>
    <w:rsid w:val="002C1B38"/>
    <w:rsid w:val="002C1EEA"/>
    <w:rsid w:val="002C296F"/>
    <w:rsid w:val="002C3274"/>
    <w:rsid w:val="002C36F9"/>
    <w:rsid w:val="002C3791"/>
    <w:rsid w:val="002C393D"/>
    <w:rsid w:val="002C3972"/>
    <w:rsid w:val="002C3DF3"/>
    <w:rsid w:val="002C3E09"/>
    <w:rsid w:val="002C4203"/>
    <w:rsid w:val="002C43E3"/>
    <w:rsid w:val="002C5A6B"/>
    <w:rsid w:val="002C5E1A"/>
    <w:rsid w:val="002C5E44"/>
    <w:rsid w:val="002C5F52"/>
    <w:rsid w:val="002C68E4"/>
    <w:rsid w:val="002C69CE"/>
    <w:rsid w:val="002C6DC8"/>
    <w:rsid w:val="002C7380"/>
    <w:rsid w:val="002C7770"/>
    <w:rsid w:val="002C7A95"/>
    <w:rsid w:val="002C7B9A"/>
    <w:rsid w:val="002D27A0"/>
    <w:rsid w:val="002D28B3"/>
    <w:rsid w:val="002D319B"/>
    <w:rsid w:val="002D57F0"/>
    <w:rsid w:val="002D5B9D"/>
    <w:rsid w:val="002D6E6D"/>
    <w:rsid w:val="002D7728"/>
    <w:rsid w:val="002D7E4C"/>
    <w:rsid w:val="002E00B1"/>
    <w:rsid w:val="002E2A0E"/>
    <w:rsid w:val="002E31A1"/>
    <w:rsid w:val="002E390C"/>
    <w:rsid w:val="002E446E"/>
    <w:rsid w:val="002E4920"/>
    <w:rsid w:val="002E667F"/>
    <w:rsid w:val="002E681E"/>
    <w:rsid w:val="002E6849"/>
    <w:rsid w:val="002E7894"/>
    <w:rsid w:val="002E7AA8"/>
    <w:rsid w:val="002F02CD"/>
    <w:rsid w:val="002F067F"/>
    <w:rsid w:val="002F0B6B"/>
    <w:rsid w:val="002F0CCA"/>
    <w:rsid w:val="002F2BB1"/>
    <w:rsid w:val="002F32A4"/>
    <w:rsid w:val="002F50E1"/>
    <w:rsid w:val="002F5779"/>
    <w:rsid w:val="002F5C43"/>
    <w:rsid w:val="002F5CC1"/>
    <w:rsid w:val="002F61D2"/>
    <w:rsid w:val="002F666B"/>
    <w:rsid w:val="002F697E"/>
    <w:rsid w:val="002F6DFE"/>
    <w:rsid w:val="003008D7"/>
    <w:rsid w:val="00300A55"/>
    <w:rsid w:val="00300C5B"/>
    <w:rsid w:val="00301407"/>
    <w:rsid w:val="00301E7B"/>
    <w:rsid w:val="00304AC9"/>
    <w:rsid w:val="00304B91"/>
    <w:rsid w:val="00304D04"/>
    <w:rsid w:val="00305091"/>
    <w:rsid w:val="00306925"/>
    <w:rsid w:val="00311316"/>
    <w:rsid w:val="0031132C"/>
    <w:rsid w:val="00314C69"/>
    <w:rsid w:val="00315AB8"/>
    <w:rsid w:val="00315E78"/>
    <w:rsid w:val="00316186"/>
    <w:rsid w:val="00320A8C"/>
    <w:rsid w:val="0032178C"/>
    <w:rsid w:val="00321D6F"/>
    <w:rsid w:val="00321EF6"/>
    <w:rsid w:val="00321F16"/>
    <w:rsid w:val="00322087"/>
    <w:rsid w:val="00323150"/>
    <w:rsid w:val="0032415D"/>
    <w:rsid w:val="0032517A"/>
    <w:rsid w:val="003254BD"/>
    <w:rsid w:val="00326532"/>
    <w:rsid w:val="00327332"/>
    <w:rsid w:val="0032751C"/>
    <w:rsid w:val="00327806"/>
    <w:rsid w:val="00327D09"/>
    <w:rsid w:val="00331467"/>
    <w:rsid w:val="00332EA7"/>
    <w:rsid w:val="00332F9C"/>
    <w:rsid w:val="00332FEA"/>
    <w:rsid w:val="00333D1A"/>
    <w:rsid w:val="0033528C"/>
    <w:rsid w:val="0033565D"/>
    <w:rsid w:val="00335F5B"/>
    <w:rsid w:val="00336AA4"/>
    <w:rsid w:val="00337C5A"/>
    <w:rsid w:val="00340C75"/>
    <w:rsid w:val="0034177C"/>
    <w:rsid w:val="0034272E"/>
    <w:rsid w:val="00342E0D"/>
    <w:rsid w:val="00343027"/>
    <w:rsid w:val="00343194"/>
    <w:rsid w:val="00343381"/>
    <w:rsid w:val="00343A02"/>
    <w:rsid w:val="00344068"/>
    <w:rsid w:val="00344261"/>
    <w:rsid w:val="003451C0"/>
    <w:rsid w:val="003452DA"/>
    <w:rsid w:val="003462A4"/>
    <w:rsid w:val="00347C28"/>
    <w:rsid w:val="003500D1"/>
    <w:rsid w:val="00350638"/>
    <w:rsid w:val="00350789"/>
    <w:rsid w:val="00350C9E"/>
    <w:rsid w:val="00350CA2"/>
    <w:rsid w:val="0035262A"/>
    <w:rsid w:val="00352A47"/>
    <w:rsid w:val="00353345"/>
    <w:rsid w:val="00353EF3"/>
    <w:rsid w:val="0035502C"/>
    <w:rsid w:val="003551D8"/>
    <w:rsid w:val="0035523D"/>
    <w:rsid w:val="003559EA"/>
    <w:rsid w:val="003569FF"/>
    <w:rsid w:val="00356D14"/>
    <w:rsid w:val="00356D41"/>
    <w:rsid w:val="0035736B"/>
    <w:rsid w:val="00357759"/>
    <w:rsid w:val="003602E1"/>
    <w:rsid w:val="00361450"/>
    <w:rsid w:val="003614FA"/>
    <w:rsid w:val="00361870"/>
    <w:rsid w:val="003620BA"/>
    <w:rsid w:val="003622A8"/>
    <w:rsid w:val="003628BB"/>
    <w:rsid w:val="0036354F"/>
    <w:rsid w:val="0036562B"/>
    <w:rsid w:val="00365A28"/>
    <w:rsid w:val="00365AED"/>
    <w:rsid w:val="0036665E"/>
    <w:rsid w:val="00367598"/>
    <w:rsid w:val="00370917"/>
    <w:rsid w:val="00370F6C"/>
    <w:rsid w:val="0037121D"/>
    <w:rsid w:val="0037127E"/>
    <w:rsid w:val="003718AB"/>
    <w:rsid w:val="00371AA6"/>
    <w:rsid w:val="00372E03"/>
    <w:rsid w:val="00373FA4"/>
    <w:rsid w:val="003751B5"/>
    <w:rsid w:val="00375783"/>
    <w:rsid w:val="003759ED"/>
    <w:rsid w:val="00375A84"/>
    <w:rsid w:val="00376022"/>
    <w:rsid w:val="00376123"/>
    <w:rsid w:val="00376953"/>
    <w:rsid w:val="00376ADA"/>
    <w:rsid w:val="00376CDB"/>
    <w:rsid w:val="00377390"/>
    <w:rsid w:val="00377ACC"/>
    <w:rsid w:val="00377F6F"/>
    <w:rsid w:val="003816F3"/>
    <w:rsid w:val="003817CF"/>
    <w:rsid w:val="003827B2"/>
    <w:rsid w:val="00382ED5"/>
    <w:rsid w:val="00384570"/>
    <w:rsid w:val="00384B3F"/>
    <w:rsid w:val="00384F46"/>
    <w:rsid w:val="0038577B"/>
    <w:rsid w:val="00386B8D"/>
    <w:rsid w:val="0038727C"/>
    <w:rsid w:val="00387B26"/>
    <w:rsid w:val="003908EF"/>
    <w:rsid w:val="00392C6E"/>
    <w:rsid w:val="003931C6"/>
    <w:rsid w:val="00393678"/>
    <w:rsid w:val="003936B1"/>
    <w:rsid w:val="00393C27"/>
    <w:rsid w:val="00393CD5"/>
    <w:rsid w:val="003948F7"/>
    <w:rsid w:val="00394A19"/>
    <w:rsid w:val="003952CE"/>
    <w:rsid w:val="00395354"/>
    <w:rsid w:val="003954D3"/>
    <w:rsid w:val="003963E7"/>
    <w:rsid w:val="00396B1F"/>
    <w:rsid w:val="00396F3A"/>
    <w:rsid w:val="003A0C7B"/>
    <w:rsid w:val="003A21D3"/>
    <w:rsid w:val="003A26F0"/>
    <w:rsid w:val="003A2CA0"/>
    <w:rsid w:val="003A3CB2"/>
    <w:rsid w:val="003A421B"/>
    <w:rsid w:val="003A4346"/>
    <w:rsid w:val="003A5142"/>
    <w:rsid w:val="003A5624"/>
    <w:rsid w:val="003A67BC"/>
    <w:rsid w:val="003A721D"/>
    <w:rsid w:val="003A76A3"/>
    <w:rsid w:val="003B07E0"/>
    <w:rsid w:val="003B1190"/>
    <w:rsid w:val="003B15C7"/>
    <w:rsid w:val="003B27F0"/>
    <w:rsid w:val="003B2E07"/>
    <w:rsid w:val="003B345F"/>
    <w:rsid w:val="003B3F5A"/>
    <w:rsid w:val="003B43B3"/>
    <w:rsid w:val="003B43DB"/>
    <w:rsid w:val="003B4493"/>
    <w:rsid w:val="003B45FA"/>
    <w:rsid w:val="003B5062"/>
    <w:rsid w:val="003B5434"/>
    <w:rsid w:val="003B5E52"/>
    <w:rsid w:val="003B647F"/>
    <w:rsid w:val="003B769A"/>
    <w:rsid w:val="003C0710"/>
    <w:rsid w:val="003C08BB"/>
    <w:rsid w:val="003C0ED8"/>
    <w:rsid w:val="003C14A9"/>
    <w:rsid w:val="003C2284"/>
    <w:rsid w:val="003C2862"/>
    <w:rsid w:val="003C29F3"/>
    <w:rsid w:val="003C35D0"/>
    <w:rsid w:val="003C4FDA"/>
    <w:rsid w:val="003C683B"/>
    <w:rsid w:val="003C732F"/>
    <w:rsid w:val="003C768D"/>
    <w:rsid w:val="003C77FF"/>
    <w:rsid w:val="003C7AF6"/>
    <w:rsid w:val="003D03EE"/>
    <w:rsid w:val="003D057D"/>
    <w:rsid w:val="003D15B6"/>
    <w:rsid w:val="003D1733"/>
    <w:rsid w:val="003D1E1B"/>
    <w:rsid w:val="003D1EC2"/>
    <w:rsid w:val="003D2714"/>
    <w:rsid w:val="003D3145"/>
    <w:rsid w:val="003D3A29"/>
    <w:rsid w:val="003D3D0C"/>
    <w:rsid w:val="003D407C"/>
    <w:rsid w:val="003D48DC"/>
    <w:rsid w:val="003D4BCC"/>
    <w:rsid w:val="003D4FD1"/>
    <w:rsid w:val="003D5173"/>
    <w:rsid w:val="003D5BF9"/>
    <w:rsid w:val="003D5C1A"/>
    <w:rsid w:val="003D66B4"/>
    <w:rsid w:val="003D7B1C"/>
    <w:rsid w:val="003D7DD3"/>
    <w:rsid w:val="003E0009"/>
    <w:rsid w:val="003E2086"/>
    <w:rsid w:val="003E22D0"/>
    <w:rsid w:val="003E36E4"/>
    <w:rsid w:val="003E3851"/>
    <w:rsid w:val="003E3F61"/>
    <w:rsid w:val="003E4577"/>
    <w:rsid w:val="003E4650"/>
    <w:rsid w:val="003E46A1"/>
    <w:rsid w:val="003E4981"/>
    <w:rsid w:val="003E49A9"/>
    <w:rsid w:val="003E5601"/>
    <w:rsid w:val="003E5C52"/>
    <w:rsid w:val="003E6235"/>
    <w:rsid w:val="003E639B"/>
    <w:rsid w:val="003E6740"/>
    <w:rsid w:val="003E79A0"/>
    <w:rsid w:val="003F0183"/>
    <w:rsid w:val="003F079E"/>
    <w:rsid w:val="003F0F6B"/>
    <w:rsid w:val="003F100F"/>
    <w:rsid w:val="003F281E"/>
    <w:rsid w:val="003F308A"/>
    <w:rsid w:val="003F413A"/>
    <w:rsid w:val="003F430C"/>
    <w:rsid w:val="003F4632"/>
    <w:rsid w:val="003F4A61"/>
    <w:rsid w:val="003F5EF9"/>
    <w:rsid w:val="003F6C20"/>
    <w:rsid w:val="003F6FE8"/>
    <w:rsid w:val="003F7767"/>
    <w:rsid w:val="003F7D3D"/>
    <w:rsid w:val="003F7EA6"/>
    <w:rsid w:val="00400AAD"/>
    <w:rsid w:val="00401D5D"/>
    <w:rsid w:val="00402A03"/>
    <w:rsid w:val="0040326F"/>
    <w:rsid w:val="00403356"/>
    <w:rsid w:val="004035E9"/>
    <w:rsid w:val="004037CA"/>
    <w:rsid w:val="004039F0"/>
    <w:rsid w:val="00404E6D"/>
    <w:rsid w:val="00404F0B"/>
    <w:rsid w:val="0040579F"/>
    <w:rsid w:val="00406B4E"/>
    <w:rsid w:val="00406D97"/>
    <w:rsid w:val="00410047"/>
    <w:rsid w:val="004107BD"/>
    <w:rsid w:val="004111F7"/>
    <w:rsid w:val="004119FF"/>
    <w:rsid w:val="00411B99"/>
    <w:rsid w:val="00413B41"/>
    <w:rsid w:val="00414BF9"/>
    <w:rsid w:val="00415996"/>
    <w:rsid w:val="00415A17"/>
    <w:rsid w:val="00415C36"/>
    <w:rsid w:val="00417D0B"/>
    <w:rsid w:val="00420000"/>
    <w:rsid w:val="00420579"/>
    <w:rsid w:val="00420AD2"/>
    <w:rsid w:val="00420BEC"/>
    <w:rsid w:val="00420F61"/>
    <w:rsid w:val="00421979"/>
    <w:rsid w:val="00421A22"/>
    <w:rsid w:val="00421EA7"/>
    <w:rsid w:val="00422E1E"/>
    <w:rsid w:val="0042312B"/>
    <w:rsid w:val="00424D1D"/>
    <w:rsid w:val="00425838"/>
    <w:rsid w:val="00425962"/>
    <w:rsid w:val="00425AFF"/>
    <w:rsid w:val="00425B19"/>
    <w:rsid w:val="00425D2E"/>
    <w:rsid w:val="00426313"/>
    <w:rsid w:val="00426D4A"/>
    <w:rsid w:val="004277C7"/>
    <w:rsid w:val="00427D4E"/>
    <w:rsid w:val="00431C0F"/>
    <w:rsid w:val="00431F43"/>
    <w:rsid w:val="0043352F"/>
    <w:rsid w:val="004341C9"/>
    <w:rsid w:val="004353E5"/>
    <w:rsid w:val="00435DC5"/>
    <w:rsid w:val="00436454"/>
    <w:rsid w:val="004369F6"/>
    <w:rsid w:val="00440C7E"/>
    <w:rsid w:val="0044106A"/>
    <w:rsid w:val="00441A12"/>
    <w:rsid w:val="0044224E"/>
    <w:rsid w:val="004433FD"/>
    <w:rsid w:val="0044394E"/>
    <w:rsid w:val="00445513"/>
    <w:rsid w:val="0044558C"/>
    <w:rsid w:val="00445C29"/>
    <w:rsid w:val="00446C1E"/>
    <w:rsid w:val="00446CA9"/>
    <w:rsid w:val="00446D72"/>
    <w:rsid w:val="00447AC6"/>
    <w:rsid w:val="00450004"/>
    <w:rsid w:val="00450C46"/>
    <w:rsid w:val="00450D6A"/>
    <w:rsid w:val="004521A9"/>
    <w:rsid w:val="00453271"/>
    <w:rsid w:val="004534A3"/>
    <w:rsid w:val="00454B95"/>
    <w:rsid w:val="00455277"/>
    <w:rsid w:val="00455CC4"/>
    <w:rsid w:val="00456855"/>
    <w:rsid w:val="004569DC"/>
    <w:rsid w:val="0045763B"/>
    <w:rsid w:val="00457BA8"/>
    <w:rsid w:val="00457D23"/>
    <w:rsid w:val="00460271"/>
    <w:rsid w:val="00460BA5"/>
    <w:rsid w:val="00460C59"/>
    <w:rsid w:val="00460FCE"/>
    <w:rsid w:val="00462FB3"/>
    <w:rsid w:val="00463014"/>
    <w:rsid w:val="00463AF6"/>
    <w:rsid w:val="00464488"/>
    <w:rsid w:val="00464EA2"/>
    <w:rsid w:val="00465812"/>
    <w:rsid w:val="0046633E"/>
    <w:rsid w:val="00466628"/>
    <w:rsid w:val="0046793E"/>
    <w:rsid w:val="00467EB7"/>
    <w:rsid w:val="00471A9B"/>
    <w:rsid w:val="00472595"/>
    <w:rsid w:val="0047272E"/>
    <w:rsid w:val="00472A89"/>
    <w:rsid w:val="00473CD9"/>
    <w:rsid w:val="00473D7F"/>
    <w:rsid w:val="004741AA"/>
    <w:rsid w:val="00474218"/>
    <w:rsid w:val="00474C2E"/>
    <w:rsid w:val="00475328"/>
    <w:rsid w:val="00475692"/>
    <w:rsid w:val="0047635E"/>
    <w:rsid w:val="004769D5"/>
    <w:rsid w:val="00477B41"/>
    <w:rsid w:val="004808F5"/>
    <w:rsid w:val="00480D7F"/>
    <w:rsid w:val="00481FB4"/>
    <w:rsid w:val="00483B07"/>
    <w:rsid w:val="0048472F"/>
    <w:rsid w:val="004849DA"/>
    <w:rsid w:val="00485340"/>
    <w:rsid w:val="004863BE"/>
    <w:rsid w:val="004870DB"/>
    <w:rsid w:val="00487849"/>
    <w:rsid w:val="004912F0"/>
    <w:rsid w:val="00491AA2"/>
    <w:rsid w:val="00491E92"/>
    <w:rsid w:val="004923DD"/>
    <w:rsid w:val="00492455"/>
    <w:rsid w:val="00493812"/>
    <w:rsid w:val="004938DC"/>
    <w:rsid w:val="004944DA"/>
    <w:rsid w:val="00494814"/>
    <w:rsid w:val="00494864"/>
    <w:rsid w:val="00494C83"/>
    <w:rsid w:val="00495C92"/>
    <w:rsid w:val="0049713B"/>
    <w:rsid w:val="0049787C"/>
    <w:rsid w:val="004978F2"/>
    <w:rsid w:val="004A01C4"/>
    <w:rsid w:val="004A07C6"/>
    <w:rsid w:val="004A1865"/>
    <w:rsid w:val="004A1B18"/>
    <w:rsid w:val="004A1F1C"/>
    <w:rsid w:val="004A2C96"/>
    <w:rsid w:val="004A3AD2"/>
    <w:rsid w:val="004A478F"/>
    <w:rsid w:val="004A5037"/>
    <w:rsid w:val="004A6798"/>
    <w:rsid w:val="004A7A8E"/>
    <w:rsid w:val="004B0AEA"/>
    <w:rsid w:val="004B1541"/>
    <w:rsid w:val="004B1D3C"/>
    <w:rsid w:val="004B2073"/>
    <w:rsid w:val="004B2131"/>
    <w:rsid w:val="004B27BD"/>
    <w:rsid w:val="004B2A68"/>
    <w:rsid w:val="004B3A68"/>
    <w:rsid w:val="004B452A"/>
    <w:rsid w:val="004B4E49"/>
    <w:rsid w:val="004B5809"/>
    <w:rsid w:val="004B5FFA"/>
    <w:rsid w:val="004B639D"/>
    <w:rsid w:val="004B6428"/>
    <w:rsid w:val="004B6F44"/>
    <w:rsid w:val="004B7F84"/>
    <w:rsid w:val="004C01A3"/>
    <w:rsid w:val="004C0391"/>
    <w:rsid w:val="004C0BFA"/>
    <w:rsid w:val="004C13F7"/>
    <w:rsid w:val="004C1421"/>
    <w:rsid w:val="004C21E9"/>
    <w:rsid w:val="004C2239"/>
    <w:rsid w:val="004C34BD"/>
    <w:rsid w:val="004C36AB"/>
    <w:rsid w:val="004C5663"/>
    <w:rsid w:val="004C66A2"/>
    <w:rsid w:val="004C7DB4"/>
    <w:rsid w:val="004C7E9B"/>
    <w:rsid w:val="004D122B"/>
    <w:rsid w:val="004D1908"/>
    <w:rsid w:val="004D2084"/>
    <w:rsid w:val="004D30B2"/>
    <w:rsid w:val="004D3AA4"/>
    <w:rsid w:val="004D43AF"/>
    <w:rsid w:val="004D4E89"/>
    <w:rsid w:val="004D5613"/>
    <w:rsid w:val="004D60B0"/>
    <w:rsid w:val="004D6414"/>
    <w:rsid w:val="004D7B78"/>
    <w:rsid w:val="004D7FDC"/>
    <w:rsid w:val="004E071E"/>
    <w:rsid w:val="004E2F9E"/>
    <w:rsid w:val="004E3316"/>
    <w:rsid w:val="004E3530"/>
    <w:rsid w:val="004E49CD"/>
    <w:rsid w:val="004E4B90"/>
    <w:rsid w:val="004E5EAB"/>
    <w:rsid w:val="004E5F57"/>
    <w:rsid w:val="004E653F"/>
    <w:rsid w:val="004E7443"/>
    <w:rsid w:val="004E7E84"/>
    <w:rsid w:val="004F0960"/>
    <w:rsid w:val="004F09B3"/>
    <w:rsid w:val="004F0AD2"/>
    <w:rsid w:val="004F0BE4"/>
    <w:rsid w:val="004F0FF3"/>
    <w:rsid w:val="004F129B"/>
    <w:rsid w:val="004F2F7B"/>
    <w:rsid w:val="004F33DC"/>
    <w:rsid w:val="004F3EF5"/>
    <w:rsid w:val="004F44A4"/>
    <w:rsid w:val="004F4783"/>
    <w:rsid w:val="004F52D6"/>
    <w:rsid w:val="004F54A2"/>
    <w:rsid w:val="004F5726"/>
    <w:rsid w:val="004F574D"/>
    <w:rsid w:val="004F624E"/>
    <w:rsid w:val="004F67AA"/>
    <w:rsid w:val="005001CC"/>
    <w:rsid w:val="00500283"/>
    <w:rsid w:val="00500A80"/>
    <w:rsid w:val="00501F9B"/>
    <w:rsid w:val="00502B7E"/>
    <w:rsid w:val="00502F53"/>
    <w:rsid w:val="00503276"/>
    <w:rsid w:val="00503C3E"/>
    <w:rsid w:val="00503E2B"/>
    <w:rsid w:val="00503F3D"/>
    <w:rsid w:val="0050575D"/>
    <w:rsid w:val="00505E73"/>
    <w:rsid w:val="00506377"/>
    <w:rsid w:val="00506538"/>
    <w:rsid w:val="005072C3"/>
    <w:rsid w:val="00507A1D"/>
    <w:rsid w:val="00510566"/>
    <w:rsid w:val="00510682"/>
    <w:rsid w:val="005123DE"/>
    <w:rsid w:val="00512902"/>
    <w:rsid w:val="005140C2"/>
    <w:rsid w:val="00514CD5"/>
    <w:rsid w:val="00514D7D"/>
    <w:rsid w:val="00515E0D"/>
    <w:rsid w:val="005172ED"/>
    <w:rsid w:val="005177EF"/>
    <w:rsid w:val="00517C7A"/>
    <w:rsid w:val="00517E30"/>
    <w:rsid w:val="00520613"/>
    <w:rsid w:val="00520994"/>
    <w:rsid w:val="00520B23"/>
    <w:rsid w:val="00520FD4"/>
    <w:rsid w:val="00521538"/>
    <w:rsid w:val="00522666"/>
    <w:rsid w:val="00522919"/>
    <w:rsid w:val="005236A1"/>
    <w:rsid w:val="00523C75"/>
    <w:rsid w:val="00524FF0"/>
    <w:rsid w:val="005255DC"/>
    <w:rsid w:val="00525AB8"/>
    <w:rsid w:val="0052728A"/>
    <w:rsid w:val="00527F6B"/>
    <w:rsid w:val="005305A7"/>
    <w:rsid w:val="00532656"/>
    <w:rsid w:val="005329D1"/>
    <w:rsid w:val="0053333D"/>
    <w:rsid w:val="00533A2D"/>
    <w:rsid w:val="00533D9B"/>
    <w:rsid w:val="00534B43"/>
    <w:rsid w:val="00534EE0"/>
    <w:rsid w:val="005357B9"/>
    <w:rsid w:val="005359AE"/>
    <w:rsid w:val="00536375"/>
    <w:rsid w:val="00536DF6"/>
    <w:rsid w:val="00537254"/>
    <w:rsid w:val="005375A7"/>
    <w:rsid w:val="005404D7"/>
    <w:rsid w:val="005414D4"/>
    <w:rsid w:val="00542A87"/>
    <w:rsid w:val="00542FB9"/>
    <w:rsid w:val="0054383B"/>
    <w:rsid w:val="00544F72"/>
    <w:rsid w:val="00545748"/>
    <w:rsid w:val="0054576B"/>
    <w:rsid w:val="00547434"/>
    <w:rsid w:val="005478BB"/>
    <w:rsid w:val="00550033"/>
    <w:rsid w:val="00551002"/>
    <w:rsid w:val="00551C2C"/>
    <w:rsid w:val="00551D24"/>
    <w:rsid w:val="00551D68"/>
    <w:rsid w:val="00552E96"/>
    <w:rsid w:val="0055321B"/>
    <w:rsid w:val="005532CD"/>
    <w:rsid w:val="00555941"/>
    <w:rsid w:val="00560D12"/>
    <w:rsid w:val="00561B77"/>
    <w:rsid w:val="005627FC"/>
    <w:rsid w:val="005628B2"/>
    <w:rsid w:val="005633C4"/>
    <w:rsid w:val="005638E0"/>
    <w:rsid w:val="00563E46"/>
    <w:rsid w:val="005645DA"/>
    <w:rsid w:val="005646E6"/>
    <w:rsid w:val="00564C37"/>
    <w:rsid w:val="00564E99"/>
    <w:rsid w:val="005654FF"/>
    <w:rsid w:val="0056602F"/>
    <w:rsid w:val="005679C9"/>
    <w:rsid w:val="005734AE"/>
    <w:rsid w:val="00573763"/>
    <w:rsid w:val="005811CD"/>
    <w:rsid w:val="00581232"/>
    <w:rsid w:val="0058140E"/>
    <w:rsid w:val="005821C4"/>
    <w:rsid w:val="0058299E"/>
    <w:rsid w:val="005829C2"/>
    <w:rsid w:val="00582CAA"/>
    <w:rsid w:val="00583523"/>
    <w:rsid w:val="00584098"/>
    <w:rsid w:val="00584945"/>
    <w:rsid w:val="00584CDF"/>
    <w:rsid w:val="0058655D"/>
    <w:rsid w:val="00587EEB"/>
    <w:rsid w:val="005909F3"/>
    <w:rsid w:val="00592E86"/>
    <w:rsid w:val="0059357A"/>
    <w:rsid w:val="00593688"/>
    <w:rsid w:val="005944AC"/>
    <w:rsid w:val="00594792"/>
    <w:rsid w:val="00594D98"/>
    <w:rsid w:val="00594F37"/>
    <w:rsid w:val="00595F09"/>
    <w:rsid w:val="00596583"/>
    <w:rsid w:val="00596E25"/>
    <w:rsid w:val="005A13A4"/>
    <w:rsid w:val="005A240B"/>
    <w:rsid w:val="005A2FBD"/>
    <w:rsid w:val="005A3D98"/>
    <w:rsid w:val="005A3EAB"/>
    <w:rsid w:val="005A4BB2"/>
    <w:rsid w:val="005A709D"/>
    <w:rsid w:val="005A769A"/>
    <w:rsid w:val="005B1409"/>
    <w:rsid w:val="005B1441"/>
    <w:rsid w:val="005B2949"/>
    <w:rsid w:val="005B2C7F"/>
    <w:rsid w:val="005B3917"/>
    <w:rsid w:val="005B3F47"/>
    <w:rsid w:val="005B4631"/>
    <w:rsid w:val="005B5337"/>
    <w:rsid w:val="005B561F"/>
    <w:rsid w:val="005B583C"/>
    <w:rsid w:val="005B63D3"/>
    <w:rsid w:val="005B65C7"/>
    <w:rsid w:val="005B671D"/>
    <w:rsid w:val="005B6C95"/>
    <w:rsid w:val="005B7F61"/>
    <w:rsid w:val="005C178C"/>
    <w:rsid w:val="005C1D31"/>
    <w:rsid w:val="005C2D7A"/>
    <w:rsid w:val="005C31A8"/>
    <w:rsid w:val="005C3508"/>
    <w:rsid w:val="005C44FA"/>
    <w:rsid w:val="005C5261"/>
    <w:rsid w:val="005C6883"/>
    <w:rsid w:val="005C69D6"/>
    <w:rsid w:val="005C7A7D"/>
    <w:rsid w:val="005C7C40"/>
    <w:rsid w:val="005D0218"/>
    <w:rsid w:val="005D05F5"/>
    <w:rsid w:val="005D223C"/>
    <w:rsid w:val="005D288B"/>
    <w:rsid w:val="005D3233"/>
    <w:rsid w:val="005D4032"/>
    <w:rsid w:val="005D493B"/>
    <w:rsid w:val="005D4BEB"/>
    <w:rsid w:val="005D6623"/>
    <w:rsid w:val="005D7789"/>
    <w:rsid w:val="005E115B"/>
    <w:rsid w:val="005E1562"/>
    <w:rsid w:val="005E1C78"/>
    <w:rsid w:val="005E1CBC"/>
    <w:rsid w:val="005E3B1B"/>
    <w:rsid w:val="005E46FB"/>
    <w:rsid w:val="005E5FFD"/>
    <w:rsid w:val="005E67CF"/>
    <w:rsid w:val="005E7A8D"/>
    <w:rsid w:val="005E7EB6"/>
    <w:rsid w:val="005F0538"/>
    <w:rsid w:val="005F0CB6"/>
    <w:rsid w:val="005F0EDC"/>
    <w:rsid w:val="005F28BA"/>
    <w:rsid w:val="005F3525"/>
    <w:rsid w:val="005F3B69"/>
    <w:rsid w:val="005F42E5"/>
    <w:rsid w:val="005F4AF6"/>
    <w:rsid w:val="005F4EF8"/>
    <w:rsid w:val="005F5225"/>
    <w:rsid w:val="00601426"/>
    <w:rsid w:val="006016F4"/>
    <w:rsid w:val="006022DC"/>
    <w:rsid w:val="0060272C"/>
    <w:rsid w:val="006044AF"/>
    <w:rsid w:val="0060477A"/>
    <w:rsid w:val="00604D5F"/>
    <w:rsid w:val="0060560C"/>
    <w:rsid w:val="00606B6A"/>
    <w:rsid w:val="00606F03"/>
    <w:rsid w:val="00606F17"/>
    <w:rsid w:val="00610593"/>
    <w:rsid w:val="00611832"/>
    <w:rsid w:val="00612010"/>
    <w:rsid w:val="00612038"/>
    <w:rsid w:val="00613797"/>
    <w:rsid w:val="00613B5F"/>
    <w:rsid w:val="00614055"/>
    <w:rsid w:val="00614513"/>
    <w:rsid w:val="00615BA7"/>
    <w:rsid w:val="00615DD2"/>
    <w:rsid w:val="00616088"/>
    <w:rsid w:val="00616522"/>
    <w:rsid w:val="00617520"/>
    <w:rsid w:val="00617772"/>
    <w:rsid w:val="006202DA"/>
    <w:rsid w:val="006219B0"/>
    <w:rsid w:val="0062309C"/>
    <w:rsid w:val="006238B3"/>
    <w:rsid w:val="00623D28"/>
    <w:rsid w:val="00625338"/>
    <w:rsid w:val="006254DB"/>
    <w:rsid w:val="00625D97"/>
    <w:rsid w:val="0062753C"/>
    <w:rsid w:val="00627697"/>
    <w:rsid w:val="00627D5A"/>
    <w:rsid w:val="0063030D"/>
    <w:rsid w:val="0063036D"/>
    <w:rsid w:val="006304C7"/>
    <w:rsid w:val="00630E5E"/>
    <w:rsid w:val="006312B1"/>
    <w:rsid w:val="006314FD"/>
    <w:rsid w:val="0063241E"/>
    <w:rsid w:val="006325FA"/>
    <w:rsid w:val="006345D3"/>
    <w:rsid w:val="00636E13"/>
    <w:rsid w:val="00640124"/>
    <w:rsid w:val="00640579"/>
    <w:rsid w:val="00640C93"/>
    <w:rsid w:val="00641374"/>
    <w:rsid w:val="00641FC2"/>
    <w:rsid w:val="0064204D"/>
    <w:rsid w:val="006438D7"/>
    <w:rsid w:val="00644816"/>
    <w:rsid w:val="00644B39"/>
    <w:rsid w:val="006465E3"/>
    <w:rsid w:val="006467C3"/>
    <w:rsid w:val="0064706D"/>
    <w:rsid w:val="0064717D"/>
    <w:rsid w:val="00647AB6"/>
    <w:rsid w:val="00647BE2"/>
    <w:rsid w:val="00650AF4"/>
    <w:rsid w:val="00650B9E"/>
    <w:rsid w:val="00654022"/>
    <w:rsid w:val="00654595"/>
    <w:rsid w:val="006546F2"/>
    <w:rsid w:val="00654A57"/>
    <w:rsid w:val="00654C18"/>
    <w:rsid w:val="00654E22"/>
    <w:rsid w:val="00655C14"/>
    <w:rsid w:val="00656482"/>
    <w:rsid w:val="006569F2"/>
    <w:rsid w:val="00656A27"/>
    <w:rsid w:val="00656C1A"/>
    <w:rsid w:val="00656E53"/>
    <w:rsid w:val="00657226"/>
    <w:rsid w:val="00657A08"/>
    <w:rsid w:val="00660598"/>
    <w:rsid w:val="00660D25"/>
    <w:rsid w:val="00660F74"/>
    <w:rsid w:val="006611CE"/>
    <w:rsid w:val="00661AB0"/>
    <w:rsid w:val="00663FD9"/>
    <w:rsid w:val="00664F66"/>
    <w:rsid w:val="006658A0"/>
    <w:rsid w:val="00665DEE"/>
    <w:rsid w:val="0066612E"/>
    <w:rsid w:val="006672A3"/>
    <w:rsid w:val="00667406"/>
    <w:rsid w:val="00670107"/>
    <w:rsid w:val="00670B51"/>
    <w:rsid w:val="00670D63"/>
    <w:rsid w:val="00670E37"/>
    <w:rsid w:val="006713CC"/>
    <w:rsid w:val="00671B7C"/>
    <w:rsid w:val="006724B7"/>
    <w:rsid w:val="00672D6A"/>
    <w:rsid w:val="006738CF"/>
    <w:rsid w:val="00673CC0"/>
    <w:rsid w:val="00673FA7"/>
    <w:rsid w:val="0067425C"/>
    <w:rsid w:val="0067466E"/>
    <w:rsid w:val="006750E3"/>
    <w:rsid w:val="00675E2A"/>
    <w:rsid w:val="0067673B"/>
    <w:rsid w:val="00676A4C"/>
    <w:rsid w:val="00676AA5"/>
    <w:rsid w:val="00676D04"/>
    <w:rsid w:val="006777CB"/>
    <w:rsid w:val="00677A08"/>
    <w:rsid w:val="0068032D"/>
    <w:rsid w:val="00680E0A"/>
    <w:rsid w:val="00680EB2"/>
    <w:rsid w:val="0068253D"/>
    <w:rsid w:val="00682D27"/>
    <w:rsid w:val="006834C9"/>
    <w:rsid w:val="0068397B"/>
    <w:rsid w:val="006839EE"/>
    <w:rsid w:val="006842A8"/>
    <w:rsid w:val="0068522E"/>
    <w:rsid w:val="0068525A"/>
    <w:rsid w:val="00685830"/>
    <w:rsid w:val="00686A77"/>
    <w:rsid w:val="00686F63"/>
    <w:rsid w:val="00687143"/>
    <w:rsid w:val="0069002A"/>
    <w:rsid w:val="006919B8"/>
    <w:rsid w:val="00691CA0"/>
    <w:rsid w:val="00692EEE"/>
    <w:rsid w:val="00694492"/>
    <w:rsid w:val="00694C5B"/>
    <w:rsid w:val="00695505"/>
    <w:rsid w:val="006956D9"/>
    <w:rsid w:val="0069745B"/>
    <w:rsid w:val="00697A78"/>
    <w:rsid w:val="006A0BF6"/>
    <w:rsid w:val="006A0F17"/>
    <w:rsid w:val="006A12A3"/>
    <w:rsid w:val="006A3148"/>
    <w:rsid w:val="006A554B"/>
    <w:rsid w:val="006A55DA"/>
    <w:rsid w:val="006A6A60"/>
    <w:rsid w:val="006A6B8A"/>
    <w:rsid w:val="006A768B"/>
    <w:rsid w:val="006A79D0"/>
    <w:rsid w:val="006B05F6"/>
    <w:rsid w:val="006B0EAF"/>
    <w:rsid w:val="006B196B"/>
    <w:rsid w:val="006B1B5C"/>
    <w:rsid w:val="006B1BFF"/>
    <w:rsid w:val="006B2A55"/>
    <w:rsid w:val="006B3126"/>
    <w:rsid w:val="006B3239"/>
    <w:rsid w:val="006B383D"/>
    <w:rsid w:val="006B3960"/>
    <w:rsid w:val="006B4FD1"/>
    <w:rsid w:val="006B543A"/>
    <w:rsid w:val="006B6228"/>
    <w:rsid w:val="006B6F2E"/>
    <w:rsid w:val="006C0103"/>
    <w:rsid w:val="006C0D04"/>
    <w:rsid w:val="006C181B"/>
    <w:rsid w:val="006C1E16"/>
    <w:rsid w:val="006C2992"/>
    <w:rsid w:val="006C2BE5"/>
    <w:rsid w:val="006C59DD"/>
    <w:rsid w:val="006C6725"/>
    <w:rsid w:val="006C724F"/>
    <w:rsid w:val="006C7C1C"/>
    <w:rsid w:val="006D25C4"/>
    <w:rsid w:val="006D272F"/>
    <w:rsid w:val="006D2CFF"/>
    <w:rsid w:val="006D2E1C"/>
    <w:rsid w:val="006D37CE"/>
    <w:rsid w:val="006D3A69"/>
    <w:rsid w:val="006D3EDE"/>
    <w:rsid w:val="006D3F1A"/>
    <w:rsid w:val="006D5726"/>
    <w:rsid w:val="006D6677"/>
    <w:rsid w:val="006D7128"/>
    <w:rsid w:val="006D7854"/>
    <w:rsid w:val="006E044D"/>
    <w:rsid w:val="006E289C"/>
    <w:rsid w:val="006E2B6F"/>
    <w:rsid w:val="006E2C1B"/>
    <w:rsid w:val="006E32AE"/>
    <w:rsid w:val="006E3966"/>
    <w:rsid w:val="006E46D7"/>
    <w:rsid w:val="006E49CD"/>
    <w:rsid w:val="006E53E2"/>
    <w:rsid w:val="006E5915"/>
    <w:rsid w:val="006E5D1D"/>
    <w:rsid w:val="006F04B3"/>
    <w:rsid w:val="006F07BF"/>
    <w:rsid w:val="006F07D0"/>
    <w:rsid w:val="006F0A8B"/>
    <w:rsid w:val="006F174D"/>
    <w:rsid w:val="006F1A87"/>
    <w:rsid w:val="006F1B72"/>
    <w:rsid w:val="006F1FDB"/>
    <w:rsid w:val="006F2778"/>
    <w:rsid w:val="006F2FA1"/>
    <w:rsid w:val="006F32AC"/>
    <w:rsid w:val="006F3878"/>
    <w:rsid w:val="006F3B95"/>
    <w:rsid w:val="006F4504"/>
    <w:rsid w:val="006F486D"/>
    <w:rsid w:val="006F49FC"/>
    <w:rsid w:val="006F5361"/>
    <w:rsid w:val="006F53A5"/>
    <w:rsid w:val="006F6068"/>
    <w:rsid w:val="006F6345"/>
    <w:rsid w:val="006F634B"/>
    <w:rsid w:val="00702D3D"/>
    <w:rsid w:val="007032A8"/>
    <w:rsid w:val="00703A38"/>
    <w:rsid w:val="00704067"/>
    <w:rsid w:val="00704744"/>
    <w:rsid w:val="00707B9E"/>
    <w:rsid w:val="0071021D"/>
    <w:rsid w:val="0071147A"/>
    <w:rsid w:val="00711CC4"/>
    <w:rsid w:val="007120FD"/>
    <w:rsid w:val="00714F8E"/>
    <w:rsid w:val="00715059"/>
    <w:rsid w:val="00715457"/>
    <w:rsid w:val="0071636D"/>
    <w:rsid w:val="0071682A"/>
    <w:rsid w:val="007168E9"/>
    <w:rsid w:val="00716C98"/>
    <w:rsid w:val="007209DC"/>
    <w:rsid w:val="00720DF3"/>
    <w:rsid w:val="00720EE5"/>
    <w:rsid w:val="0072158B"/>
    <w:rsid w:val="00721776"/>
    <w:rsid w:val="00721B4E"/>
    <w:rsid w:val="00721F1B"/>
    <w:rsid w:val="00721FA7"/>
    <w:rsid w:val="007226D3"/>
    <w:rsid w:val="00722EC8"/>
    <w:rsid w:val="00723678"/>
    <w:rsid w:val="0072407A"/>
    <w:rsid w:val="00724D69"/>
    <w:rsid w:val="00726301"/>
    <w:rsid w:val="007263A5"/>
    <w:rsid w:val="00726472"/>
    <w:rsid w:val="007264F9"/>
    <w:rsid w:val="00727522"/>
    <w:rsid w:val="007306E4"/>
    <w:rsid w:val="0073232C"/>
    <w:rsid w:val="00732689"/>
    <w:rsid w:val="00732B4E"/>
    <w:rsid w:val="007344BC"/>
    <w:rsid w:val="007355E5"/>
    <w:rsid w:val="007356D1"/>
    <w:rsid w:val="007359E7"/>
    <w:rsid w:val="00736605"/>
    <w:rsid w:val="00737D3C"/>
    <w:rsid w:val="007413AC"/>
    <w:rsid w:val="00741A95"/>
    <w:rsid w:val="00742E8F"/>
    <w:rsid w:val="007443CC"/>
    <w:rsid w:val="00745674"/>
    <w:rsid w:val="007475B2"/>
    <w:rsid w:val="007479D4"/>
    <w:rsid w:val="00747A60"/>
    <w:rsid w:val="00747B19"/>
    <w:rsid w:val="007505AB"/>
    <w:rsid w:val="00752E8C"/>
    <w:rsid w:val="007533FD"/>
    <w:rsid w:val="00754770"/>
    <w:rsid w:val="00755091"/>
    <w:rsid w:val="007552AC"/>
    <w:rsid w:val="007554D7"/>
    <w:rsid w:val="00756490"/>
    <w:rsid w:val="0075732F"/>
    <w:rsid w:val="007575BF"/>
    <w:rsid w:val="007602F3"/>
    <w:rsid w:val="00760A80"/>
    <w:rsid w:val="007610E7"/>
    <w:rsid w:val="00761AE3"/>
    <w:rsid w:val="007623AD"/>
    <w:rsid w:val="0076274A"/>
    <w:rsid w:val="0076304B"/>
    <w:rsid w:val="0076323B"/>
    <w:rsid w:val="0076365B"/>
    <w:rsid w:val="007637A2"/>
    <w:rsid w:val="00763A6A"/>
    <w:rsid w:val="00764651"/>
    <w:rsid w:val="0076493B"/>
    <w:rsid w:val="00766E40"/>
    <w:rsid w:val="00771352"/>
    <w:rsid w:val="00771355"/>
    <w:rsid w:val="007720FA"/>
    <w:rsid w:val="007745AE"/>
    <w:rsid w:val="00774A1D"/>
    <w:rsid w:val="00774D06"/>
    <w:rsid w:val="00775EA2"/>
    <w:rsid w:val="00776663"/>
    <w:rsid w:val="00780146"/>
    <w:rsid w:val="00780F35"/>
    <w:rsid w:val="007829D0"/>
    <w:rsid w:val="00782EA0"/>
    <w:rsid w:val="007833D1"/>
    <w:rsid w:val="00783B53"/>
    <w:rsid w:val="00784612"/>
    <w:rsid w:val="00785DD6"/>
    <w:rsid w:val="00787292"/>
    <w:rsid w:val="00787740"/>
    <w:rsid w:val="007906F1"/>
    <w:rsid w:val="00790B5F"/>
    <w:rsid w:val="00790EC2"/>
    <w:rsid w:val="00791903"/>
    <w:rsid w:val="00791B26"/>
    <w:rsid w:val="00791B53"/>
    <w:rsid w:val="00791D05"/>
    <w:rsid w:val="00791D4D"/>
    <w:rsid w:val="0079237F"/>
    <w:rsid w:val="007924B8"/>
    <w:rsid w:val="00793056"/>
    <w:rsid w:val="00793AAF"/>
    <w:rsid w:val="00793E73"/>
    <w:rsid w:val="007965C2"/>
    <w:rsid w:val="00796DA8"/>
    <w:rsid w:val="007A243E"/>
    <w:rsid w:val="007A2AB2"/>
    <w:rsid w:val="007A3284"/>
    <w:rsid w:val="007A3732"/>
    <w:rsid w:val="007A3D79"/>
    <w:rsid w:val="007A446A"/>
    <w:rsid w:val="007A4A9C"/>
    <w:rsid w:val="007A4E12"/>
    <w:rsid w:val="007A4EC9"/>
    <w:rsid w:val="007A52A0"/>
    <w:rsid w:val="007A6159"/>
    <w:rsid w:val="007A6272"/>
    <w:rsid w:val="007A67C4"/>
    <w:rsid w:val="007A707E"/>
    <w:rsid w:val="007B1AA0"/>
    <w:rsid w:val="007B1E56"/>
    <w:rsid w:val="007B3A12"/>
    <w:rsid w:val="007B43D7"/>
    <w:rsid w:val="007B51B4"/>
    <w:rsid w:val="007B61E7"/>
    <w:rsid w:val="007B6529"/>
    <w:rsid w:val="007B6B65"/>
    <w:rsid w:val="007B6E8F"/>
    <w:rsid w:val="007B72DA"/>
    <w:rsid w:val="007B73A5"/>
    <w:rsid w:val="007B79AB"/>
    <w:rsid w:val="007C00D5"/>
    <w:rsid w:val="007C2943"/>
    <w:rsid w:val="007C2B90"/>
    <w:rsid w:val="007C35F8"/>
    <w:rsid w:val="007C3A51"/>
    <w:rsid w:val="007C47EC"/>
    <w:rsid w:val="007C490A"/>
    <w:rsid w:val="007C4A07"/>
    <w:rsid w:val="007C4DA9"/>
    <w:rsid w:val="007C50E9"/>
    <w:rsid w:val="007C6050"/>
    <w:rsid w:val="007C62BC"/>
    <w:rsid w:val="007C69D5"/>
    <w:rsid w:val="007C6A1E"/>
    <w:rsid w:val="007C6C7B"/>
    <w:rsid w:val="007C7CF4"/>
    <w:rsid w:val="007D0498"/>
    <w:rsid w:val="007D068B"/>
    <w:rsid w:val="007D0EA0"/>
    <w:rsid w:val="007D0EC9"/>
    <w:rsid w:val="007D1C18"/>
    <w:rsid w:val="007D2D33"/>
    <w:rsid w:val="007D3339"/>
    <w:rsid w:val="007D42EE"/>
    <w:rsid w:val="007D43C2"/>
    <w:rsid w:val="007D5987"/>
    <w:rsid w:val="007D5B7D"/>
    <w:rsid w:val="007D63B3"/>
    <w:rsid w:val="007D6E62"/>
    <w:rsid w:val="007D7DFF"/>
    <w:rsid w:val="007E193B"/>
    <w:rsid w:val="007E308B"/>
    <w:rsid w:val="007E3239"/>
    <w:rsid w:val="007E3243"/>
    <w:rsid w:val="007E3F65"/>
    <w:rsid w:val="007E3FCA"/>
    <w:rsid w:val="007E538B"/>
    <w:rsid w:val="007E5511"/>
    <w:rsid w:val="007E5942"/>
    <w:rsid w:val="007E5CB2"/>
    <w:rsid w:val="007E5E09"/>
    <w:rsid w:val="007E7FEA"/>
    <w:rsid w:val="007F0CB2"/>
    <w:rsid w:val="007F0D43"/>
    <w:rsid w:val="007F0D94"/>
    <w:rsid w:val="007F1883"/>
    <w:rsid w:val="007F19F7"/>
    <w:rsid w:val="007F24B1"/>
    <w:rsid w:val="007F3323"/>
    <w:rsid w:val="007F4037"/>
    <w:rsid w:val="007F6259"/>
    <w:rsid w:val="007F6332"/>
    <w:rsid w:val="007F6853"/>
    <w:rsid w:val="007F6BC4"/>
    <w:rsid w:val="007F72FB"/>
    <w:rsid w:val="007F7607"/>
    <w:rsid w:val="0080050C"/>
    <w:rsid w:val="0080051F"/>
    <w:rsid w:val="0080065E"/>
    <w:rsid w:val="008009DB"/>
    <w:rsid w:val="00800DBB"/>
    <w:rsid w:val="00801A81"/>
    <w:rsid w:val="00801C77"/>
    <w:rsid w:val="00801F99"/>
    <w:rsid w:val="00802855"/>
    <w:rsid w:val="00803E35"/>
    <w:rsid w:val="00804D50"/>
    <w:rsid w:val="00805632"/>
    <w:rsid w:val="0080589C"/>
    <w:rsid w:val="0080627F"/>
    <w:rsid w:val="008065BC"/>
    <w:rsid w:val="00806BCA"/>
    <w:rsid w:val="00806C6F"/>
    <w:rsid w:val="0080779B"/>
    <w:rsid w:val="00810221"/>
    <w:rsid w:val="0081137C"/>
    <w:rsid w:val="008117EC"/>
    <w:rsid w:val="0081181E"/>
    <w:rsid w:val="008124A7"/>
    <w:rsid w:val="00812700"/>
    <w:rsid w:val="00812E38"/>
    <w:rsid w:val="0081307D"/>
    <w:rsid w:val="00813345"/>
    <w:rsid w:val="0081541A"/>
    <w:rsid w:val="0081641C"/>
    <w:rsid w:val="00817877"/>
    <w:rsid w:val="00817962"/>
    <w:rsid w:val="008220D3"/>
    <w:rsid w:val="008228BB"/>
    <w:rsid w:val="0082300A"/>
    <w:rsid w:val="00824640"/>
    <w:rsid w:val="008248D9"/>
    <w:rsid w:val="00824F43"/>
    <w:rsid w:val="0082646E"/>
    <w:rsid w:val="008273E0"/>
    <w:rsid w:val="008275F7"/>
    <w:rsid w:val="00830849"/>
    <w:rsid w:val="0083096A"/>
    <w:rsid w:val="00830B37"/>
    <w:rsid w:val="00831C5B"/>
    <w:rsid w:val="00831E05"/>
    <w:rsid w:val="00832061"/>
    <w:rsid w:val="008321F8"/>
    <w:rsid w:val="00832635"/>
    <w:rsid w:val="00832E90"/>
    <w:rsid w:val="008339B0"/>
    <w:rsid w:val="00833BE7"/>
    <w:rsid w:val="00835ACB"/>
    <w:rsid w:val="00835BE7"/>
    <w:rsid w:val="00835CE1"/>
    <w:rsid w:val="00837474"/>
    <w:rsid w:val="00837773"/>
    <w:rsid w:val="00837D64"/>
    <w:rsid w:val="00840DBD"/>
    <w:rsid w:val="00841E3A"/>
    <w:rsid w:val="00843160"/>
    <w:rsid w:val="00843FF0"/>
    <w:rsid w:val="00844DDF"/>
    <w:rsid w:val="00845876"/>
    <w:rsid w:val="0084768E"/>
    <w:rsid w:val="00847E12"/>
    <w:rsid w:val="008506E1"/>
    <w:rsid w:val="00850C70"/>
    <w:rsid w:val="0085144F"/>
    <w:rsid w:val="00851735"/>
    <w:rsid w:val="00851C2A"/>
    <w:rsid w:val="00852DF6"/>
    <w:rsid w:val="0085339D"/>
    <w:rsid w:val="008544C5"/>
    <w:rsid w:val="008552F9"/>
    <w:rsid w:val="00855564"/>
    <w:rsid w:val="00855744"/>
    <w:rsid w:val="00856305"/>
    <w:rsid w:val="0085642A"/>
    <w:rsid w:val="00857A08"/>
    <w:rsid w:val="00857A1A"/>
    <w:rsid w:val="00857AE0"/>
    <w:rsid w:val="00860059"/>
    <w:rsid w:val="0086203A"/>
    <w:rsid w:val="00862DF5"/>
    <w:rsid w:val="0086364C"/>
    <w:rsid w:val="00863BB2"/>
    <w:rsid w:val="00863F75"/>
    <w:rsid w:val="00864133"/>
    <w:rsid w:val="008641C6"/>
    <w:rsid w:val="00864F65"/>
    <w:rsid w:val="0086689F"/>
    <w:rsid w:val="008703E8"/>
    <w:rsid w:val="00870B28"/>
    <w:rsid w:val="00871211"/>
    <w:rsid w:val="00871D0E"/>
    <w:rsid w:val="00871E46"/>
    <w:rsid w:val="00872786"/>
    <w:rsid w:val="00873422"/>
    <w:rsid w:val="008737E4"/>
    <w:rsid w:val="00873D6B"/>
    <w:rsid w:val="00875CF0"/>
    <w:rsid w:val="00876457"/>
    <w:rsid w:val="00876722"/>
    <w:rsid w:val="00877C63"/>
    <w:rsid w:val="008806A8"/>
    <w:rsid w:val="008807CE"/>
    <w:rsid w:val="00880BA5"/>
    <w:rsid w:val="008814ED"/>
    <w:rsid w:val="00881E9E"/>
    <w:rsid w:val="00881EBF"/>
    <w:rsid w:val="00882080"/>
    <w:rsid w:val="00882CEA"/>
    <w:rsid w:val="00883696"/>
    <w:rsid w:val="00883EB6"/>
    <w:rsid w:val="00883FBD"/>
    <w:rsid w:val="00884488"/>
    <w:rsid w:val="00884A1D"/>
    <w:rsid w:val="00884E15"/>
    <w:rsid w:val="00886B9C"/>
    <w:rsid w:val="008874FE"/>
    <w:rsid w:val="008905D3"/>
    <w:rsid w:val="00890F10"/>
    <w:rsid w:val="008918BC"/>
    <w:rsid w:val="0089285A"/>
    <w:rsid w:val="0089338B"/>
    <w:rsid w:val="00893D03"/>
    <w:rsid w:val="00894B84"/>
    <w:rsid w:val="00895ABA"/>
    <w:rsid w:val="00896D2E"/>
    <w:rsid w:val="00896E53"/>
    <w:rsid w:val="00897588"/>
    <w:rsid w:val="0089775D"/>
    <w:rsid w:val="00897900"/>
    <w:rsid w:val="008A2103"/>
    <w:rsid w:val="008A25E4"/>
    <w:rsid w:val="008A2B3A"/>
    <w:rsid w:val="008A3EE6"/>
    <w:rsid w:val="008A403A"/>
    <w:rsid w:val="008A67C9"/>
    <w:rsid w:val="008A6E56"/>
    <w:rsid w:val="008A7025"/>
    <w:rsid w:val="008A791B"/>
    <w:rsid w:val="008A7A7E"/>
    <w:rsid w:val="008B0C2F"/>
    <w:rsid w:val="008B1DCC"/>
    <w:rsid w:val="008B26C0"/>
    <w:rsid w:val="008B2B22"/>
    <w:rsid w:val="008B2ECA"/>
    <w:rsid w:val="008B32D0"/>
    <w:rsid w:val="008B36FD"/>
    <w:rsid w:val="008B3A10"/>
    <w:rsid w:val="008B48E7"/>
    <w:rsid w:val="008B4E0D"/>
    <w:rsid w:val="008B5BD3"/>
    <w:rsid w:val="008B6E7F"/>
    <w:rsid w:val="008B718C"/>
    <w:rsid w:val="008B75A8"/>
    <w:rsid w:val="008B7F58"/>
    <w:rsid w:val="008C0E3D"/>
    <w:rsid w:val="008C0F44"/>
    <w:rsid w:val="008C1213"/>
    <w:rsid w:val="008C16FB"/>
    <w:rsid w:val="008C188E"/>
    <w:rsid w:val="008C1EFE"/>
    <w:rsid w:val="008C3191"/>
    <w:rsid w:val="008C39CB"/>
    <w:rsid w:val="008C3B0A"/>
    <w:rsid w:val="008C58A8"/>
    <w:rsid w:val="008C5983"/>
    <w:rsid w:val="008C5DE8"/>
    <w:rsid w:val="008C5E50"/>
    <w:rsid w:val="008C6864"/>
    <w:rsid w:val="008C7240"/>
    <w:rsid w:val="008C744B"/>
    <w:rsid w:val="008D030F"/>
    <w:rsid w:val="008D0591"/>
    <w:rsid w:val="008D06AE"/>
    <w:rsid w:val="008D0B3F"/>
    <w:rsid w:val="008D15CA"/>
    <w:rsid w:val="008D172E"/>
    <w:rsid w:val="008D1AFB"/>
    <w:rsid w:val="008D2EC9"/>
    <w:rsid w:val="008D32F6"/>
    <w:rsid w:val="008D3C30"/>
    <w:rsid w:val="008D40DA"/>
    <w:rsid w:val="008D4849"/>
    <w:rsid w:val="008D5A88"/>
    <w:rsid w:val="008D5ECE"/>
    <w:rsid w:val="008D796A"/>
    <w:rsid w:val="008E085A"/>
    <w:rsid w:val="008E0EDC"/>
    <w:rsid w:val="008E0F54"/>
    <w:rsid w:val="008E1726"/>
    <w:rsid w:val="008E3699"/>
    <w:rsid w:val="008E3765"/>
    <w:rsid w:val="008E3A4B"/>
    <w:rsid w:val="008E40D2"/>
    <w:rsid w:val="008E4A58"/>
    <w:rsid w:val="008E523C"/>
    <w:rsid w:val="008E579E"/>
    <w:rsid w:val="008E593C"/>
    <w:rsid w:val="008E5B89"/>
    <w:rsid w:val="008E5CBC"/>
    <w:rsid w:val="008E5FD9"/>
    <w:rsid w:val="008E6051"/>
    <w:rsid w:val="008E66F0"/>
    <w:rsid w:val="008E73D3"/>
    <w:rsid w:val="008E7C13"/>
    <w:rsid w:val="008E7E97"/>
    <w:rsid w:val="008E7FEC"/>
    <w:rsid w:val="008F0D0A"/>
    <w:rsid w:val="008F0F56"/>
    <w:rsid w:val="008F13BB"/>
    <w:rsid w:val="008F1F91"/>
    <w:rsid w:val="008F2FBB"/>
    <w:rsid w:val="008F3F20"/>
    <w:rsid w:val="008F4054"/>
    <w:rsid w:val="008F4419"/>
    <w:rsid w:val="008F5A9A"/>
    <w:rsid w:val="008F7107"/>
    <w:rsid w:val="008F7854"/>
    <w:rsid w:val="009013D0"/>
    <w:rsid w:val="00902B6E"/>
    <w:rsid w:val="00902C32"/>
    <w:rsid w:val="00902E50"/>
    <w:rsid w:val="00902E62"/>
    <w:rsid w:val="009032E8"/>
    <w:rsid w:val="009035A1"/>
    <w:rsid w:val="00903B6B"/>
    <w:rsid w:val="00903C78"/>
    <w:rsid w:val="00904EFB"/>
    <w:rsid w:val="00905794"/>
    <w:rsid w:val="009057BF"/>
    <w:rsid w:val="00905D8B"/>
    <w:rsid w:val="00906B67"/>
    <w:rsid w:val="0090735D"/>
    <w:rsid w:val="009109D6"/>
    <w:rsid w:val="00910CFC"/>
    <w:rsid w:val="00912B39"/>
    <w:rsid w:val="009130B8"/>
    <w:rsid w:val="00913DC9"/>
    <w:rsid w:val="0091490A"/>
    <w:rsid w:val="00914B1D"/>
    <w:rsid w:val="00914B39"/>
    <w:rsid w:val="0091527C"/>
    <w:rsid w:val="00915988"/>
    <w:rsid w:val="00915B0B"/>
    <w:rsid w:val="009165F0"/>
    <w:rsid w:val="009171FF"/>
    <w:rsid w:val="009173EB"/>
    <w:rsid w:val="00917886"/>
    <w:rsid w:val="009223C3"/>
    <w:rsid w:val="00923482"/>
    <w:rsid w:val="00923535"/>
    <w:rsid w:val="009236AB"/>
    <w:rsid w:val="00923A42"/>
    <w:rsid w:val="00923DF7"/>
    <w:rsid w:val="00924FEF"/>
    <w:rsid w:val="009254E5"/>
    <w:rsid w:val="009269AE"/>
    <w:rsid w:val="00927EAA"/>
    <w:rsid w:val="00927F76"/>
    <w:rsid w:val="009303B7"/>
    <w:rsid w:val="00930C01"/>
    <w:rsid w:val="00931283"/>
    <w:rsid w:val="009319C5"/>
    <w:rsid w:val="00931A5D"/>
    <w:rsid w:val="00933B3F"/>
    <w:rsid w:val="0093455A"/>
    <w:rsid w:val="00935D17"/>
    <w:rsid w:val="0093733D"/>
    <w:rsid w:val="00937D58"/>
    <w:rsid w:val="0094186E"/>
    <w:rsid w:val="00941C3B"/>
    <w:rsid w:val="0094257C"/>
    <w:rsid w:val="009430F9"/>
    <w:rsid w:val="009435CB"/>
    <w:rsid w:val="0094433F"/>
    <w:rsid w:val="00944B07"/>
    <w:rsid w:val="00945667"/>
    <w:rsid w:val="00945E99"/>
    <w:rsid w:val="00945EA4"/>
    <w:rsid w:val="00946ED7"/>
    <w:rsid w:val="0094799A"/>
    <w:rsid w:val="00950CD8"/>
    <w:rsid w:val="00951645"/>
    <w:rsid w:val="00952179"/>
    <w:rsid w:val="00952EFD"/>
    <w:rsid w:val="00953D50"/>
    <w:rsid w:val="009553B8"/>
    <w:rsid w:val="00956B47"/>
    <w:rsid w:val="009613B6"/>
    <w:rsid w:val="009616FA"/>
    <w:rsid w:val="00961C6D"/>
    <w:rsid w:val="00961CD1"/>
    <w:rsid w:val="00961F2E"/>
    <w:rsid w:val="00961FB0"/>
    <w:rsid w:val="0096218E"/>
    <w:rsid w:val="00962C15"/>
    <w:rsid w:val="009632A2"/>
    <w:rsid w:val="00963DD3"/>
    <w:rsid w:val="00963ECF"/>
    <w:rsid w:val="009642C8"/>
    <w:rsid w:val="0096460D"/>
    <w:rsid w:val="00966514"/>
    <w:rsid w:val="00966C65"/>
    <w:rsid w:val="00966C68"/>
    <w:rsid w:val="00966D98"/>
    <w:rsid w:val="00966FA8"/>
    <w:rsid w:val="009703A3"/>
    <w:rsid w:val="00970919"/>
    <w:rsid w:val="00972326"/>
    <w:rsid w:val="00973CDA"/>
    <w:rsid w:val="00973F73"/>
    <w:rsid w:val="00974BBE"/>
    <w:rsid w:val="00977367"/>
    <w:rsid w:val="00977DB5"/>
    <w:rsid w:val="00980E4A"/>
    <w:rsid w:val="00980EBD"/>
    <w:rsid w:val="00980F6C"/>
    <w:rsid w:val="00981A79"/>
    <w:rsid w:val="009825F0"/>
    <w:rsid w:val="009835B4"/>
    <w:rsid w:val="00983EAE"/>
    <w:rsid w:val="00983F3A"/>
    <w:rsid w:val="00984112"/>
    <w:rsid w:val="00984365"/>
    <w:rsid w:val="009848E9"/>
    <w:rsid w:val="00986479"/>
    <w:rsid w:val="0098655E"/>
    <w:rsid w:val="00986D63"/>
    <w:rsid w:val="00987238"/>
    <w:rsid w:val="0098736A"/>
    <w:rsid w:val="0098746E"/>
    <w:rsid w:val="00987F89"/>
    <w:rsid w:val="0099044A"/>
    <w:rsid w:val="009916EC"/>
    <w:rsid w:val="00991833"/>
    <w:rsid w:val="00991B88"/>
    <w:rsid w:val="00992153"/>
    <w:rsid w:val="009931B9"/>
    <w:rsid w:val="0099324A"/>
    <w:rsid w:val="009932B1"/>
    <w:rsid w:val="00993496"/>
    <w:rsid w:val="00994E23"/>
    <w:rsid w:val="00994F77"/>
    <w:rsid w:val="00995EE5"/>
    <w:rsid w:val="00996186"/>
    <w:rsid w:val="0099660A"/>
    <w:rsid w:val="00997061"/>
    <w:rsid w:val="00997E53"/>
    <w:rsid w:val="009A03C1"/>
    <w:rsid w:val="009A1295"/>
    <w:rsid w:val="009A18D9"/>
    <w:rsid w:val="009A1932"/>
    <w:rsid w:val="009A258E"/>
    <w:rsid w:val="009A385A"/>
    <w:rsid w:val="009A43BC"/>
    <w:rsid w:val="009A448E"/>
    <w:rsid w:val="009A52FE"/>
    <w:rsid w:val="009A54AF"/>
    <w:rsid w:val="009A5779"/>
    <w:rsid w:val="009A5E3F"/>
    <w:rsid w:val="009A6999"/>
    <w:rsid w:val="009A6B95"/>
    <w:rsid w:val="009A798A"/>
    <w:rsid w:val="009A7D76"/>
    <w:rsid w:val="009B159E"/>
    <w:rsid w:val="009B1B0F"/>
    <w:rsid w:val="009B21A5"/>
    <w:rsid w:val="009B2636"/>
    <w:rsid w:val="009B2782"/>
    <w:rsid w:val="009B35E2"/>
    <w:rsid w:val="009B4381"/>
    <w:rsid w:val="009B4598"/>
    <w:rsid w:val="009B4737"/>
    <w:rsid w:val="009B48A3"/>
    <w:rsid w:val="009B4911"/>
    <w:rsid w:val="009B4A0E"/>
    <w:rsid w:val="009B5F11"/>
    <w:rsid w:val="009B65F1"/>
    <w:rsid w:val="009B6850"/>
    <w:rsid w:val="009B6C52"/>
    <w:rsid w:val="009B6CB5"/>
    <w:rsid w:val="009C0A11"/>
    <w:rsid w:val="009C0DCC"/>
    <w:rsid w:val="009C306D"/>
    <w:rsid w:val="009C31F2"/>
    <w:rsid w:val="009C36AE"/>
    <w:rsid w:val="009C609F"/>
    <w:rsid w:val="009C6266"/>
    <w:rsid w:val="009C7624"/>
    <w:rsid w:val="009C77A1"/>
    <w:rsid w:val="009D077C"/>
    <w:rsid w:val="009D0791"/>
    <w:rsid w:val="009D168D"/>
    <w:rsid w:val="009D254C"/>
    <w:rsid w:val="009D262C"/>
    <w:rsid w:val="009D2991"/>
    <w:rsid w:val="009D3932"/>
    <w:rsid w:val="009D3DA4"/>
    <w:rsid w:val="009D48FE"/>
    <w:rsid w:val="009D49B1"/>
    <w:rsid w:val="009D4B26"/>
    <w:rsid w:val="009D53AD"/>
    <w:rsid w:val="009D568E"/>
    <w:rsid w:val="009D573B"/>
    <w:rsid w:val="009D6B6B"/>
    <w:rsid w:val="009D6D6C"/>
    <w:rsid w:val="009D7EB4"/>
    <w:rsid w:val="009E0B6A"/>
    <w:rsid w:val="009E0D56"/>
    <w:rsid w:val="009E1D80"/>
    <w:rsid w:val="009E2789"/>
    <w:rsid w:val="009E295C"/>
    <w:rsid w:val="009E2B08"/>
    <w:rsid w:val="009E4F57"/>
    <w:rsid w:val="009E55CA"/>
    <w:rsid w:val="009E6170"/>
    <w:rsid w:val="009F029B"/>
    <w:rsid w:val="009F182E"/>
    <w:rsid w:val="009F18C2"/>
    <w:rsid w:val="009F19C5"/>
    <w:rsid w:val="009F2045"/>
    <w:rsid w:val="009F267A"/>
    <w:rsid w:val="009F2C0F"/>
    <w:rsid w:val="009F2CE6"/>
    <w:rsid w:val="009F39F3"/>
    <w:rsid w:val="009F3D04"/>
    <w:rsid w:val="009F428D"/>
    <w:rsid w:val="00A0025C"/>
    <w:rsid w:val="00A01211"/>
    <w:rsid w:val="00A01980"/>
    <w:rsid w:val="00A01AB7"/>
    <w:rsid w:val="00A02D93"/>
    <w:rsid w:val="00A02F2D"/>
    <w:rsid w:val="00A0409F"/>
    <w:rsid w:val="00A04F35"/>
    <w:rsid w:val="00A059F0"/>
    <w:rsid w:val="00A06CD2"/>
    <w:rsid w:val="00A10426"/>
    <w:rsid w:val="00A10591"/>
    <w:rsid w:val="00A10B41"/>
    <w:rsid w:val="00A10DD3"/>
    <w:rsid w:val="00A10F8A"/>
    <w:rsid w:val="00A11028"/>
    <w:rsid w:val="00A1281F"/>
    <w:rsid w:val="00A13E97"/>
    <w:rsid w:val="00A14D6B"/>
    <w:rsid w:val="00A14E04"/>
    <w:rsid w:val="00A15F1C"/>
    <w:rsid w:val="00A203D3"/>
    <w:rsid w:val="00A2042F"/>
    <w:rsid w:val="00A21409"/>
    <w:rsid w:val="00A21904"/>
    <w:rsid w:val="00A21A34"/>
    <w:rsid w:val="00A22E89"/>
    <w:rsid w:val="00A22F51"/>
    <w:rsid w:val="00A23737"/>
    <w:rsid w:val="00A23CD6"/>
    <w:rsid w:val="00A24AB2"/>
    <w:rsid w:val="00A270A0"/>
    <w:rsid w:val="00A27579"/>
    <w:rsid w:val="00A27B71"/>
    <w:rsid w:val="00A30298"/>
    <w:rsid w:val="00A30801"/>
    <w:rsid w:val="00A30E11"/>
    <w:rsid w:val="00A314F2"/>
    <w:rsid w:val="00A32043"/>
    <w:rsid w:val="00A3276C"/>
    <w:rsid w:val="00A32828"/>
    <w:rsid w:val="00A34156"/>
    <w:rsid w:val="00A34EFF"/>
    <w:rsid w:val="00A352C0"/>
    <w:rsid w:val="00A357C1"/>
    <w:rsid w:val="00A35DC4"/>
    <w:rsid w:val="00A35F42"/>
    <w:rsid w:val="00A36197"/>
    <w:rsid w:val="00A41C98"/>
    <w:rsid w:val="00A4283D"/>
    <w:rsid w:val="00A42AC9"/>
    <w:rsid w:val="00A42BE9"/>
    <w:rsid w:val="00A42EFD"/>
    <w:rsid w:val="00A43A84"/>
    <w:rsid w:val="00A442A6"/>
    <w:rsid w:val="00A44826"/>
    <w:rsid w:val="00A44C2A"/>
    <w:rsid w:val="00A450F7"/>
    <w:rsid w:val="00A4512D"/>
    <w:rsid w:val="00A45AC5"/>
    <w:rsid w:val="00A4611F"/>
    <w:rsid w:val="00A46671"/>
    <w:rsid w:val="00A46950"/>
    <w:rsid w:val="00A50DF6"/>
    <w:rsid w:val="00A51091"/>
    <w:rsid w:val="00A51269"/>
    <w:rsid w:val="00A516D3"/>
    <w:rsid w:val="00A5181E"/>
    <w:rsid w:val="00A51870"/>
    <w:rsid w:val="00A524AC"/>
    <w:rsid w:val="00A52C2B"/>
    <w:rsid w:val="00A52E08"/>
    <w:rsid w:val="00A52FF5"/>
    <w:rsid w:val="00A53C02"/>
    <w:rsid w:val="00A54C2D"/>
    <w:rsid w:val="00A55065"/>
    <w:rsid w:val="00A566E0"/>
    <w:rsid w:val="00A5760D"/>
    <w:rsid w:val="00A57C48"/>
    <w:rsid w:val="00A61421"/>
    <w:rsid w:val="00A6289E"/>
    <w:rsid w:val="00A63070"/>
    <w:rsid w:val="00A63AE8"/>
    <w:rsid w:val="00A66E10"/>
    <w:rsid w:val="00A6741A"/>
    <w:rsid w:val="00A67680"/>
    <w:rsid w:val="00A7039E"/>
    <w:rsid w:val="00A70C2C"/>
    <w:rsid w:val="00A713F7"/>
    <w:rsid w:val="00A72501"/>
    <w:rsid w:val="00A72F6A"/>
    <w:rsid w:val="00A7309C"/>
    <w:rsid w:val="00A73B71"/>
    <w:rsid w:val="00A74147"/>
    <w:rsid w:val="00A75982"/>
    <w:rsid w:val="00A76A2E"/>
    <w:rsid w:val="00A77C28"/>
    <w:rsid w:val="00A8047F"/>
    <w:rsid w:val="00A80509"/>
    <w:rsid w:val="00A80711"/>
    <w:rsid w:val="00A80BA3"/>
    <w:rsid w:val="00A8132F"/>
    <w:rsid w:val="00A8147E"/>
    <w:rsid w:val="00A816FB"/>
    <w:rsid w:val="00A84196"/>
    <w:rsid w:val="00A84286"/>
    <w:rsid w:val="00A84DB8"/>
    <w:rsid w:val="00A8573F"/>
    <w:rsid w:val="00A85D58"/>
    <w:rsid w:val="00A86653"/>
    <w:rsid w:val="00A8665E"/>
    <w:rsid w:val="00A87F45"/>
    <w:rsid w:val="00A90840"/>
    <w:rsid w:val="00A91553"/>
    <w:rsid w:val="00A91E8A"/>
    <w:rsid w:val="00A92795"/>
    <w:rsid w:val="00A93D05"/>
    <w:rsid w:val="00A93F9A"/>
    <w:rsid w:val="00A948FD"/>
    <w:rsid w:val="00A951A3"/>
    <w:rsid w:val="00A95569"/>
    <w:rsid w:val="00A95780"/>
    <w:rsid w:val="00A958F2"/>
    <w:rsid w:val="00A97E56"/>
    <w:rsid w:val="00A97F1F"/>
    <w:rsid w:val="00AA0BC5"/>
    <w:rsid w:val="00AA2B67"/>
    <w:rsid w:val="00AA2DF8"/>
    <w:rsid w:val="00AA2F74"/>
    <w:rsid w:val="00AA300A"/>
    <w:rsid w:val="00AA33F0"/>
    <w:rsid w:val="00AA3968"/>
    <w:rsid w:val="00AA543A"/>
    <w:rsid w:val="00AA55CF"/>
    <w:rsid w:val="00AA6315"/>
    <w:rsid w:val="00AA755D"/>
    <w:rsid w:val="00AA79F4"/>
    <w:rsid w:val="00AA7BEA"/>
    <w:rsid w:val="00AA7C5E"/>
    <w:rsid w:val="00AA7FE5"/>
    <w:rsid w:val="00AB4901"/>
    <w:rsid w:val="00AB4C36"/>
    <w:rsid w:val="00AB4C50"/>
    <w:rsid w:val="00AB4E95"/>
    <w:rsid w:val="00AB502D"/>
    <w:rsid w:val="00AB635F"/>
    <w:rsid w:val="00AB6506"/>
    <w:rsid w:val="00AB7323"/>
    <w:rsid w:val="00AB76C4"/>
    <w:rsid w:val="00AB783A"/>
    <w:rsid w:val="00AC0759"/>
    <w:rsid w:val="00AC08E8"/>
    <w:rsid w:val="00AC0BC2"/>
    <w:rsid w:val="00AC0F2B"/>
    <w:rsid w:val="00AC2736"/>
    <w:rsid w:val="00AC2E34"/>
    <w:rsid w:val="00AC2ED8"/>
    <w:rsid w:val="00AC3A65"/>
    <w:rsid w:val="00AC4019"/>
    <w:rsid w:val="00AC4631"/>
    <w:rsid w:val="00AC54E2"/>
    <w:rsid w:val="00AC5E44"/>
    <w:rsid w:val="00AC5E61"/>
    <w:rsid w:val="00AC7912"/>
    <w:rsid w:val="00AD0199"/>
    <w:rsid w:val="00AD2EB0"/>
    <w:rsid w:val="00AD32D9"/>
    <w:rsid w:val="00AD376E"/>
    <w:rsid w:val="00AD3A7A"/>
    <w:rsid w:val="00AD4219"/>
    <w:rsid w:val="00AD56AB"/>
    <w:rsid w:val="00AD58F5"/>
    <w:rsid w:val="00AD61FA"/>
    <w:rsid w:val="00AD70ED"/>
    <w:rsid w:val="00AD75E2"/>
    <w:rsid w:val="00AE0884"/>
    <w:rsid w:val="00AE1F41"/>
    <w:rsid w:val="00AE24F6"/>
    <w:rsid w:val="00AE2C7F"/>
    <w:rsid w:val="00AE4198"/>
    <w:rsid w:val="00AE43DA"/>
    <w:rsid w:val="00AE524D"/>
    <w:rsid w:val="00AE5483"/>
    <w:rsid w:val="00AE56D3"/>
    <w:rsid w:val="00AE5C3E"/>
    <w:rsid w:val="00AE61E8"/>
    <w:rsid w:val="00AE6A34"/>
    <w:rsid w:val="00AE6A38"/>
    <w:rsid w:val="00AE6B3A"/>
    <w:rsid w:val="00AE6E33"/>
    <w:rsid w:val="00AE781E"/>
    <w:rsid w:val="00AF0099"/>
    <w:rsid w:val="00AF0560"/>
    <w:rsid w:val="00AF104A"/>
    <w:rsid w:val="00AF1B4E"/>
    <w:rsid w:val="00AF20B4"/>
    <w:rsid w:val="00AF3856"/>
    <w:rsid w:val="00AF3ABF"/>
    <w:rsid w:val="00AF4050"/>
    <w:rsid w:val="00AF43A3"/>
    <w:rsid w:val="00AF4F61"/>
    <w:rsid w:val="00AF563E"/>
    <w:rsid w:val="00AF62D3"/>
    <w:rsid w:val="00AF6415"/>
    <w:rsid w:val="00AF7C00"/>
    <w:rsid w:val="00AF7E8F"/>
    <w:rsid w:val="00B02A28"/>
    <w:rsid w:val="00B04335"/>
    <w:rsid w:val="00B04590"/>
    <w:rsid w:val="00B0463C"/>
    <w:rsid w:val="00B04E6A"/>
    <w:rsid w:val="00B0522E"/>
    <w:rsid w:val="00B05426"/>
    <w:rsid w:val="00B05BF2"/>
    <w:rsid w:val="00B05C29"/>
    <w:rsid w:val="00B0611C"/>
    <w:rsid w:val="00B06C28"/>
    <w:rsid w:val="00B070EC"/>
    <w:rsid w:val="00B07171"/>
    <w:rsid w:val="00B07663"/>
    <w:rsid w:val="00B10182"/>
    <w:rsid w:val="00B102D1"/>
    <w:rsid w:val="00B10948"/>
    <w:rsid w:val="00B11DCB"/>
    <w:rsid w:val="00B12392"/>
    <w:rsid w:val="00B12BEF"/>
    <w:rsid w:val="00B13B02"/>
    <w:rsid w:val="00B14898"/>
    <w:rsid w:val="00B1557E"/>
    <w:rsid w:val="00B159D6"/>
    <w:rsid w:val="00B15D11"/>
    <w:rsid w:val="00B160FF"/>
    <w:rsid w:val="00B16B2B"/>
    <w:rsid w:val="00B17672"/>
    <w:rsid w:val="00B17808"/>
    <w:rsid w:val="00B206B9"/>
    <w:rsid w:val="00B20A7A"/>
    <w:rsid w:val="00B2106D"/>
    <w:rsid w:val="00B218A3"/>
    <w:rsid w:val="00B223D9"/>
    <w:rsid w:val="00B22B7B"/>
    <w:rsid w:val="00B22E1F"/>
    <w:rsid w:val="00B22E9A"/>
    <w:rsid w:val="00B23100"/>
    <w:rsid w:val="00B2402D"/>
    <w:rsid w:val="00B246CF"/>
    <w:rsid w:val="00B25562"/>
    <w:rsid w:val="00B257AA"/>
    <w:rsid w:val="00B25ED1"/>
    <w:rsid w:val="00B2603F"/>
    <w:rsid w:val="00B26221"/>
    <w:rsid w:val="00B263F0"/>
    <w:rsid w:val="00B264DE"/>
    <w:rsid w:val="00B27A35"/>
    <w:rsid w:val="00B27BA5"/>
    <w:rsid w:val="00B3036F"/>
    <w:rsid w:val="00B30731"/>
    <w:rsid w:val="00B3087A"/>
    <w:rsid w:val="00B30ECF"/>
    <w:rsid w:val="00B310AA"/>
    <w:rsid w:val="00B3120B"/>
    <w:rsid w:val="00B31C2E"/>
    <w:rsid w:val="00B320B7"/>
    <w:rsid w:val="00B327F4"/>
    <w:rsid w:val="00B3288B"/>
    <w:rsid w:val="00B33B3C"/>
    <w:rsid w:val="00B3403B"/>
    <w:rsid w:val="00B34A99"/>
    <w:rsid w:val="00B34E9F"/>
    <w:rsid w:val="00B34FAB"/>
    <w:rsid w:val="00B35F89"/>
    <w:rsid w:val="00B36468"/>
    <w:rsid w:val="00B368AA"/>
    <w:rsid w:val="00B36D31"/>
    <w:rsid w:val="00B36F55"/>
    <w:rsid w:val="00B40948"/>
    <w:rsid w:val="00B40F50"/>
    <w:rsid w:val="00B411C6"/>
    <w:rsid w:val="00B41FD6"/>
    <w:rsid w:val="00B42C4C"/>
    <w:rsid w:val="00B430CF"/>
    <w:rsid w:val="00B43701"/>
    <w:rsid w:val="00B447BD"/>
    <w:rsid w:val="00B44DAD"/>
    <w:rsid w:val="00B45001"/>
    <w:rsid w:val="00B45CC5"/>
    <w:rsid w:val="00B47055"/>
    <w:rsid w:val="00B47806"/>
    <w:rsid w:val="00B50839"/>
    <w:rsid w:val="00B52A98"/>
    <w:rsid w:val="00B52BC3"/>
    <w:rsid w:val="00B52DA4"/>
    <w:rsid w:val="00B52EF6"/>
    <w:rsid w:val="00B53351"/>
    <w:rsid w:val="00B54700"/>
    <w:rsid w:val="00B550EC"/>
    <w:rsid w:val="00B557F4"/>
    <w:rsid w:val="00B55BBC"/>
    <w:rsid w:val="00B55EB7"/>
    <w:rsid w:val="00B56C38"/>
    <w:rsid w:val="00B6084B"/>
    <w:rsid w:val="00B609A2"/>
    <w:rsid w:val="00B62046"/>
    <w:rsid w:val="00B63161"/>
    <w:rsid w:val="00B632CF"/>
    <w:rsid w:val="00B639D4"/>
    <w:rsid w:val="00B65917"/>
    <w:rsid w:val="00B65D91"/>
    <w:rsid w:val="00B66B8D"/>
    <w:rsid w:val="00B70507"/>
    <w:rsid w:val="00B70887"/>
    <w:rsid w:val="00B71634"/>
    <w:rsid w:val="00B717D6"/>
    <w:rsid w:val="00B71BD4"/>
    <w:rsid w:val="00B720E8"/>
    <w:rsid w:val="00B72224"/>
    <w:rsid w:val="00B73B14"/>
    <w:rsid w:val="00B74706"/>
    <w:rsid w:val="00B74CB5"/>
    <w:rsid w:val="00B74FA4"/>
    <w:rsid w:val="00B759C6"/>
    <w:rsid w:val="00B76016"/>
    <w:rsid w:val="00B76544"/>
    <w:rsid w:val="00B77771"/>
    <w:rsid w:val="00B77E95"/>
    <w:rsid w:val="00B77F0E"/>
    <w:rsid w:val="00B80356"/>
    <w:rsid w:val="00B80622"/>
    <w:rsid w:val="00B8069C"/>
    <w:rsid w:val="00B80B74"/>
    <w:rsid w:val="00B81DE2"/>
    <w:rsid w:val="00B82648"/>
    <w:rsid w:val="00B836A3"/>
    <w:rsid w:val="00B84039"/>
    <w:rsid w:val="00B86232"/>
    <w:rsid w:val="00B86FEF"/>
    <w:rsid w:val="00B87A0A"/>
    <w:rsid w:val="00B909C0"/>
    <w:rsid w:val="00B91285"/>
    <w:rsid w:val="00B91CBF"/>
    <w:rsid w:val="00B92325"/>
    <w:rsid w:val="00B9278C"/>
    <w:rsid w:val="00B93179"/>
    <w:rsid w:val="00B9407F"/>
    <w:rsid w:val="00B9415A"/>
    <w:rsid w:val="00B94D21"/>
    <w:rsid w:val="00B9658D"/>
    <w:rsid w:val="00B96715"/>
    <w:rsid w:val="00BA089C"/>
    <w:rsid w:val="00BA1B76"/>
    <w:rsid w:val="00BA22B8"/>
    <w:rsid w:val="00BA2FCE"/>
    <w:rsid w:val="00BA3FBC"/>
    <w:rsid w:val="00BA52FE"/>
    <w:rsid w:val="00BA5944"/>
    <w:rsid w:val="00BA6BD9"/>
    <w:rsid w:val="00BA76C3"/>
    <w:rsid w:val="00BB0363"/>
    <w:rsid w:val="00BB0880"/>
    <w:rsid w:val="00BB21AE"/>
    <w:rsid w:val="00BB2A92"/>
    <w:rsid w:val="00BB2F1C"/>
    <w:rsid w:val="00BB3672"/>
    <w:rsid w:val="00BB5188"/>
    <w:rsid w:val="00BB5AD3"/>
    <w:rsid w:val="00BB72AA"/>
    <w:rsid w:val="00BB7337"/>
    <w:rsid w:val="00BB76E8"/>
    <w:rsid w:val="00BB7F36"/>
    <w:rsid w:val="00BC0C1B"/>
    <w:rsid w:val="00BC0EED"/>
    <w:rsid w:val="00BC22CA"/>
    <w:rsid w:val="00BC2915"/>
    <w:rsid w:val="00BC3427"/>
    <w:rsid w:val="00BC5C0D"/>
    <w:rsid w:val="00BC631C"/>
    <w:rsid w:val="00BC69A7"/>
    <w:rsid w:val="00BC6D54"/>
    <w:rsid w:val="00BD3DFC"/>
    <w:rsid w:val="00BD3E91"/>
    <w:rsid w:val="00BD43A9"/>
    <w:rsid w:val="00BD4423"/>
    <w:rsid w:val="00BD4BC2"/>
    <w:rsid w:val="00BD4BF1"/>
    <w:rsid w:val="00BD5536"/>
    <w:rsid w:val="00BD5C98"/>
    <w:rsid w:val="00BD5D37"/>
    <w:rsid w:val="00BD6CB8"/>
    <w:rsid w:val="00BD6DD3"/>
    <w:rsid w:val="00BD7367"/>
    <w:rsid w:val="00BD7D88"/>
    <w:rsid w:val="00BD7F3B"/>
    <w:rsid w:val="00BE111F"/>
    <w:rsid w:val="00BE20AD"/>
    <w:rsid w:val="00BE321B"/>
    <w:rsid w:val="00BE364D"/>
    <w:rsid w:val="00BE5EB9"/>
    <w:rsid w:val="00BE6F48"/>
    <w:rsid w:val="00BE6FF1"/>
    <w:rsid w:val="00BE7031"/>
    <w:rsid w:val="00BE731D"/>
    <w:rsid w:val="00BE752B"/>
    <w:rsid w:val="00BF04AD"/>
    <w:rsid w:val="00BF12B8"/>
    <w:rsid w:val="00BF132E"/>
    <w:rsid w:val="00BF18DC"/>
    <w:rsid w:val="00BF2379"/>
    <w:rsid w:val="00BF240B"/>
    <w:rsid w:val="00BF2843"/>
    <w:rsid w:val="00BF3605"/>
    <w:rsid w:val="00BF51EC"/>
    <w:rsid w:val="00BF5F1D"/>
    <w:rsid w:val="00BF651D"/>
    <w:rsid w:val="00BF724D"/>
    <w:rsid w:val="00C00418"/>
    <w:rsid w:val="00C0147D"/>
    <w:rsid w:val="00C032CA"/>
    <w:rsid w:val="00C03B4C"/>
    <w:rsid w:val="00C048E9"/>
    <w:rsid w:val="00C0498A"/>
    <w:rsid w:val="00C0596D"/>
    <w:rsid w:val="00C05FE2"/>
    <w:rsid w:val="00C069CE"/>
    <w:rsid w:val="00C06F86"/>
    <w:rsid w:val="00C07B69"/>
    <w:rsid w:val="00C07C47"/>
    <w:rsid w:val="00C107E5"/>
    <w:rsid w:val="00C10DE0"/>
    <w:rsid w:val="00C1146A"/>
    <w:rsid w:val="00C12646"/>
    <w:rsid w:val="00C1351B"/>
    <w:rsid w:val="00C15150"/>
    <w:rsid w:val="00C158D0"/>
    <w:rsid w:val="00C17A65"/>
    <w:rsid w:val="00C202EF"/>
    <w:rsid w:val="00C2147D"/>
    <w:rsid w:val="00C22D38"/>
    <w:rsid w:val="00C23156"/>
    <w:rsid w:val="00C23EC2"/>
    <w:rsid w:val="00C23F2E"/>
    <w:rsid w:val="00C240BE"/>
    <w:rsid w:val="00C24876"/>
    <w:rsid w:val="00C2492B"/>
    <w:rsid w:val="00C2498A"/>
    <w:rsid w:val="00C24B9E"/>
    <w:rsid w:val="00C25341"/>
    <w:rsid w:val="00C26319"/>
    <w:rsid w:val="00C26C88"/>
    <w:rsid w:val="00C2712B"/>
    <w:rsid w:val="00C30373"/>
    <w:rsid w:val="00C30978"/>
    <w:rsid w:val="00C3180A"/>
    <w:rsid w:val="00C32156"/>
    <w:rsid w:val="00C32C90"/>
    <w:rsid w:val="00C33F56"/>
    <w:rsid w:val="00C34CBA"/>
    <w:rsid w:val="00C35534"/>
    <w:rsid w:val="00C36361"/>
    <w:rsid w:val="00C37336"/>
    <w:rsid w:val="00C405D7"/>
    <w:rsid w:val="00C40DAD"/>
    <w:rsid w:val="00C412D1"/>
    <w:rsid w:val="00C421C9"/>
    <w:rsid w:val="00C42677"/>
    <w:rsid w:val="00C42B4C"/>
    <w:rsid w:val="00C4350C"/>
    <w:rsid w:val="00C44A48"/>
    <w:rsid w:val="00C44CAE"/>
    <w:rsid w:val="00C45075"/>
    <w:rsid w:val="00C462F9"/>
    <w:rsid w:val="00C46E06"/>
    <w:rsid w:val="00C47437"/>
    <w:rsid w:val="00C500BB"/>
    <w:rsid w:val="00C505E5"/>
    <w:rsid w:val="00C505F3"/>
    <w:rsid w:val="00C51543"/>
    <w:rsid w:val="00C52B02"/>
    <w:rsid w:val="00C52CCB"/>
    <w:rsid w:val="00C53E1E"/>
    <w:rsid w:val="00C54006"/>
    <w:rsid w:val="00C550B6"/>
    <w:rsid w:val="00C55175"/>
    <w:rsid w:val="00C55455"/>
    <w:rsid w:val="00C5773F"/>
    <w:rsid w:val="00C601EE"/>
    <w:rsid w:val="00C60A9E"/>
    <w:rsid w:val="00C60BC6"/>
    <w:rsid w:val="00C619D4"/>
    <w:rsid w:val="00C621F6"/>
    <w:rsid w:val="00C626E9"/>
    <w:rsid w:val="00C62F34"/>
    <w:rsid w:val="00C63A4E"/>
    <w:rsid w:val="00C6409F"/>
    <w:rsid w:val="00C65119"/>
    <w:rsid w:val="00C6512F"/>
    <w:rsid w:val="00C652A0"/>
    <w:rsid w:val="00C66399"/>
    <w:rsid w:val="00C66D76"/>
    <w:rsid w:val="00C6764B"/>
    <w:rsid w:val="00C7034A"/>
    <w:rsid w:val="00C71DB0"/>
    <w:rsid w:val="00C7201B"/>
    <w:rsid w:val="00C722B6"/>
    <w:rsid w:val="00C73B17"/>
    <w:rsid w:val="00C73BF8"/>
    <w:rsid w:val="00C73CE7"/>
    <w:rsid w:val="00C7480D"/>
    <w:rsid w:val="00C74A4F"/>
    <w:rsid w:val="00C75EFB"/>
    <w:rsid w:val="00C762F4"/>
    <w:rsid w:val="00C77672"/>
    <w:rsid w:val="00C77C12"/>
    <w:rsid w:val="00C804FD"/>
    <w:rsid w:val="00C80DB3"/>
    <w:rsid w:val="00C80DCC"/>
    <w:rsid w:val="00C81C8E"/>
    <w:rsid w:val="00C82708"/>
    <w:rsid w:val="00C84C9A"/>
    <w:rsid w:val="00C859CA"/>
    <w:rsid w:val="00C87FDC"/>
    <w:rsid w:val="00C903E3"/>
    <w:rsid w:val="00C90A74"/>
    <w:rsid w:val="00C9136D"/>
    <w:rsid w:val="00C91B7F"/>
    <w:rsid w:val="00C9317B"/>
    <w:rsid w:val="00C94D38"/>
    <w:rsid w:val="00C94E29"/>
    <w:rsid w:val="00C94F0B"/>
    <w:rsid w:val="00C9691B"/>
    <w:rsid w:val="00C97E58"/>
    <w:rsid w:val="00CA098A"/>
    <w:rsid w:val="00CA1E44"/>
    <w:rsid w:val="00CA25C2"/>
    <w:rsid w:val="00CA2967"/>
    <w:rsid w:val="00CA376A"/>
    <w:rsid w:val="00CA3A5A"/>
    <w:rsid w:val="00CA40A1"/>
    <w:rsid w:val="00CA418D"/>
    <w:rsid w:val="00CA7F12"/>
    <w:rsid w:val="00CB076B"/>
    <w:rsid w:val="00CB112C"/>
    <w:rsid w:val="00CB13D3"/>
    <w:rsid w:val="00CB1C9E"/>
    <w:rsid w:val="00CB2418"/>
    <w:rsid w:val="00CB52DC"/>
    <w:rsid w:val="00CB5635"/>
    <w:rsid w:val="00CB5843"/>
    <w:rsid w:val="00CB699F"/>
    <w:rsid w:val="00CB6C9E"/>
    <w:rsid w:val="00CB798B"/>
    <w:rsid w:val="00CB7A8F"/>
    <w:rsid w:val="00CC0045"/>
    <w:rsid w:val="00CC0522"/>
    <w:rsid w:val="00CC13FA"/>
    <w:rsid w:val="00CC1451"/>
    <w:rsid w:val="00CC1CD0"/>
    <w:rsid w:val="00CC3E50"/>
    <w:rsid w:val="00CC42FD"/>
    <w:rsid w:val="00CC4371"/>
    <w:rsid w:val="00CC5372"/>
    <w:rsid w:val="00CC5891"/>
    <w:rsid w:val="00CC58A4"/>
    <w:rsid w:val="00CC616B"/>
    <w:rsid w:val="00CC690E"/>
    <w:rsid w:val="00CC6A34"/>
    <w:rsid w:val="00CC6ADB"/>
    <w:rsid w:val="00CC6F6E"/>
    <w:rsid w:val="00CC7504"/>
    <w:rsid w:val="00CC7A5D"/>
    <w:rsid w:val="00CD0347"/>
    <w:rsid w:val="00CD0820"/>
    <w:rsid w:val="00CD1B75"/>
    <w:rsid w:val="00CD1F6D"/>
    <w:rsid w:val="00CD29A6"/>
    <w:rsid w:val="00CD2EFD"/>
    <w:rsid w:val="00CD3A4E"/>
    <w:rsid w:val="00CD4B46"/>
    <w:rsid w:val="00CD4D60"/>
    <w:rsid w:val="00CD4F24"/>
    <w:rsid w:val="00CD55CB"/>
    <w:rsid w:val="00CD5900"/>
    <w:rsid w:val="00CD5BC1"/>
    <w:rsid w:val="00CD6782"/>
    <w:rsid w:val="00CD78D9"/>
    <w:rsid w:val="00CE0097"/>
    <w:rsid w:val="00CE0202"/>
    <w:rsid w:val="00CE05D1"/>
    <w:rsid w:val="00CE0E29"/>
    <w:rsid w:val="00CE1B94"/>
    <w:rsid w:val="00CE2A14"/>
    <w:rsid w:val="00CE3028"/>
    <w:rsid w:val="00CE31F0"/>
    <w:rsid w:val="00CE350C"/>
    <w:rsid w:val="00CE38B7"/>
    <w:rsid w:val="00CE4090"/>
    <w:rsid w:val="00CE4177"/>
    <w:rsid w:val="00CE44DF"/>
    <w:rsid w:val="00CE4511"/>
    <w:rsid w:val="00CE4B4A"/>
    <w:rsid w:val="00CE4BAF"/>
    <w:rsid w:val="00CE51BD"/>
    <w:rsid w:val="00CE5B64"/>
    <w:rsid w:val="00CE5DB8"/>
    <w:rsid w:val="00CE5F0B"/>
    <w:rsid w:val="00CE7410"/>
    <w:rsid w:val="00CE7EF4"/>
    <w:rsid w:val="00CF08AC"/>
    <w:rsid w:val="00CF0F04"/>
    <w:rsid w:val="00CF1E24"/>
    <w:rsid w:val="00CF21F3"/>
    <w:rsid w:val="00CF24B5"/>
    <w:rsid w:val="00CF2FC6"/>
    <w:rsid w:val="00CF3219"/>
    <w:rsid w:val="00CF32C9"/>
    <w:rsid w:val="00CF37D8"/>
    <w:rsid w:val="00CF5476"/>
    <w:rsid w:val="00CF5947"/>
    <w:rsid w:val="00CF5F53"/>
    <w:rsid w:val="00D0009C"/>
    <w:rsid w:val="00D009F6"/>
    <w:rsid w:val="00D00B75"/>
    <w:rsid w:val="00D017D9"/>
    <w:rsid w:val="00D04401"/>
    <w:rsid w:val="00D04783"/>
    <w:rsid w:val="00D05172"/>
    <w:rsid w:val="00D05772"/>
    <w:rsid w:val="00D0590E"/>
    <w:rsid w:val="00D05CAA"/>
    <w:rsid w:val="00D06349"/>
    <w:rsid w:val="00D1204D"/>
    <w:rsid w:val="00D14DB0"/>
    <w:rsid w:val="00D1583F"/>
    <w:rsid w:val="00D16278"/>
    <w:rsid w:val="00D16528"/>
    <w:rsid w:val="00D17574"/>
    <w:rsid w:val="00D22F9E"/>
    <w:rsid w:val="00D237BB"/>
    <w:rsid w:val="00D237D7"/>
    <w:rsid w:val="00D244CB"/>
    <w:rsid w:val="00D25667"/>
    <w:rsid w:val="00D265CA"/>
    <w:rsid w:val="00D26641"/>
    <w:rsid w:val="00D277EA"/>
    <w:rsid w:val="00D27EB9"/>
    <w:rsid w:val="00D27F1C"/>
    <w:rsid w:val="00D30369"/>
    <w:rsid w:val="00D31165"/>
    <w:rsid w:val="00D316A4"/>
    <w:rsid w:val="00D31F6A"/>
    <w:rsid w:val="00D32DC7"/>
    <w:rsid w:val="00D33B2E"/>
    <w:rsid w:val="00D34403"/>
    <w:rsid w:val="00D350D1"/>
    <w:rsid w:val="00D372B5"/>
    <w:rsid w:val="00D37913"/>
    <w:rsid w:val="00D37E86"/>
    <w:rsid w:val="00D4062C"/>
    <w:rsid w:val="00D41C67"/>
    <w:rsid w:val="00D43BBF"/>
    <w:rsid w:val="00D442E8"/>
    <w:rsid w:val="00D46267"/>
    <w:rsid w:val="00D4643A"/>
    <w:rsid w:val="00D4699C"/>
    <w:rsid w:val="00D469C3"/>
    <w:rsid w:val="00D47CF3"/>
    <w:rsid w:val="00D50066"/>
    <w:rsid w:val="00D509E0"/>
    <w:rsid w:val="00D50A23"/>
    <w:rsid w:val="00D50E3A"/>
    <w:rsid w:val="00D520EC"/>
    <w:rsid w:val="00D524D6"/>
    <w:rsid w:val="00D534B3"/>
    <w:rsid w:val="00D53F57"/>
    <w:rsid w:val="00D546D6"/>
    <w:rsid w:val="00D55072"/>
    <w:rsid w:val="00D55077"/>
    <w:rsid w:val="00D55671"/>
    <w:rsid w:val="00D55741"/>
    <w:rsid w:val="00D5596D"/>
    <w:rsid w:val="00D55EFC"/>
    <w:rsid w:val="00D57267"/>
    <w:rsid w:val="00D57895"/>
    <w:rsid w:val="00D601F1"/>
    <w:rsid w:val="00D603EF"/>
    <w:rsid w:val="00D61F3F"/>
    <w:rsid w:val="00D622F9"/>
    <w:rsid w:val="00D640B4"/>
    <w:rsid w:val="00D6444A"/>
    <w:rsid w:val="00D646A2"/>
    <w:rsid w:val="00D65D6D"/>
    <w:rsid w:val="00D6630D"/>
    <w:rsid w:val="00D66312"/>
    <w:rsid w:val="00D711E5"/>
    <w:rsid w:val="00D72493"/>
    <w:rsid w:val="00D72CD7"/>
    <w:rsid w:val="00D735CB"/>
    <w:rsid w:val="00D7480E"/>
    <w:rsid w:val="00D74B44"/>
    <w:rsid w:val="00D7512B"/>
    <w:rsid w:val="00D758AE"/>
    <w:rsid w:val="00D759D1"/>
    <w:rsid w:val="00D76397"/>
    <w:rsid w:val="00D769A9"/>
    <w:rsid w:val="00D76BEB"/>
    <w:rsid w:val="00D76DDE"/>
    <w:rsid w:val="00D778ED"/>
    <w:rsid w:val="00D77AA1"/>
    <w:rsid w:val="00D80E2A"/>
    <w:rsid w:val="00D81A8F"/>
    <w:rsid w:val="00D81E40"/>
    <w:rsid w:val="00D827BE"/>
    <w:rsid w:val="00D831AC"/>
    <w:rsid w:val="00D8407E"/>
    <w:rsid w:val="00D85D72"/>
    <w:rsid w:val="00D86E94"/>
    <w:rsid w:val="00D87795"/>
    <w:rsid w:val="00D87A44"/>
    <w:rsid w:val="00D90738"/>
    <w:rsid w:val="00D9188E"/>
    <w:rsid w:val="00D91AE0"/>
    <w:rsid w:val="00D91D2B"/>
    <w:rsid w:val="00D92399"/>
    <w:rsid w:val="00D92CF3"/>
    <w:rsid w:val="00D92F88"/>
    <w:rsid w:val="00D93624"/>
    <w:rsid w:val="00D94518"/>
    <w:rsid w:val="00D97AAB"/>
    <w:rsid w:val="00DA0C28"/>
    <w:rsid w:val="00DA0C3E"/>
    <w:rsid w:val="00DA14E1"/>
    <w:rsid w:val="00DA1ED4"/>
    <w:rsid w:val="00DA1FDF"/>
    <w:rsid w:val="00DA32E6"/>
    <w:rsid w:val="00DA4693"/>
    <w:rsid w:val="00DA481F"/>
    <w:rsid w:val="00DA4A06"/>
    <w:rsid w:val="00DA56ED"/>
    <w:rsid w:val="00DA5C79"/>
    <w:rsid w:val="00DA5E8F"/>
    <w:rsid w:val="00DA63BB"/>
    <w:rsid w:val="00DA68DE"/>
    <w:rsid w:val="00DA713E"/>
    <w:rsid w:val="00DB1190"/>
    <w:rsid w:val="00DB1D7A"/>
    <w:rsid w:val="00DB4505"/>
    <w:rsid w:val="00DB4E69"/>
    <w:rsid w:val="00DB4EE3"/>
    <w:rsid w:val="00DB4EFB"/>
    <w:rsid w:val="00DB5971"/>
    <w:rsid w:val="00DB61F9"/>
    <w:rsid w:val="00DB742A"/>
    <w:rsid w:val="00DC0DC7"/>
    <w:rsid w:val="00DC103C"/>
    <w:rsid w:val="00DC2245"/>
    <w:rsid w:val="00DC2D9A"/>
    <w:rsid w:val="00DC4736"/>
    <w:rsid w:val="00DC5C90"/>
    <w:rsid w:val="00DC5FF7"/>
    <w:rsid w:val="00DC6380"/>
    <w:rsid w:val="00DC7721"/>
    <w:rsid w:val="00DD016E"/>
    <w:rsid w:val="00DD07CF"/>
    <w:rsid w:val="00DD0836"/>
    <w:rsid w:val="00DD0AEB"/>
    <w:rsid w:val="00DD1046"/>
    <w:rsid w:val="00DD1309"/>
    <w:rsid w:val="00DD134D"/>
    <w:rsid w:val="00DD3586"/>
    <w:rsid w:val="00DD459F"/>
    <w:rsid w:val="00DD4889"/>
    <w:rsid w:val="00DD4DC8"/>
    <w:rsid w:val="00DD4E7A"/>
    <w:rsid w:val="00DD5263"/>
    <w:rsid w:val="00DD553E"/>
    <w:rsid w:val="00DD780A"/>
    <w:rsid w:val="00DD7B33"/>
    <w:rsid w:val="00DE0090"/>
    <w:rsid w:val="00DE02B0"/>
    <w:rsid w:val="00DE0B6D"/>
    <w:rsid w:val="00DE1807"/>
    <w:rsid w:val="00DE180C"/>
    <w:rsid w:val="00DE1C40"/>
    <w:rsid w:val="00DE1F33"/>
    <w:rsid w:val="00DE20B2"/>
    <w:rsid w:val="00DE2292"/>
    <w:rsid w:val="00DE412E"/>
    <w:rsid w:val="00DE44C2"/>
    <w:rsid w:val="00DE4BBD"/>
    <w:rsid w:val="00DE4E6C"/>
    <w:rsid w:val="00DE570B"/>
    <w:rsid w:val="00DE5D7E"/>
    <w:rsid w:val="00DE6E19"/>
    <w:rsid w:val="00DE6E1C"/>
    <w:rsid w:val="00DE73E0"/>
    <w:rsid w:val="00DE75D4"/>
    <w:rsid w:val="00DE76FC"/>
    <w:rsid w:val="00DE7D46"/>
    <w:rsid w:val="00DF07EB"/>
    <w:rsid w:val="00DF0930"/>
    <w:rsid w:val="00DF2058"/>
    <w:rsid w:val="00DF38C8"/>
    <w:rsid w:val="00DF4A3E"/>
    <w:rsid w:val="00DF4C39"/>
    <w:rsid w:val="00DF5957"/>
    <w:rsid w:val="00DF5E93"/>
    <w:rsid w:val="00DF6424"/>
    <w:rsid w:val="00DF66DD"/>
    <w:rsid w:val="00DF6F60"/>
    <w:rsid w:val="00DF7C7D"/>
    <w:rsid w:val="00E01832"/>
    <w:rsid w:val="00E02140"/>
    <w:rsid w:val="00E0234C"/>
    <w:rsid w:val="00E0282E"/>
    <w:rsid w:val="00E03070"/>
    <w:rsid w:val="00E0517F"/>
    <w:rsid w:val="00E05C2D"/>
    <w:rsid w:val="00E0607A"/>
    <w:rsid w:val="00E06390"/>
    <w:rsid w:val="00E07BD7"/>
    <w:rsid w:val="00E07CA0"/>
    <w:rsid w:val="00E10882"/>
    <w:rsid w:val="00E10BF7"/>
    <w:rsid w:val="00E10DFC"/>
    <w:rsid w:val="00E11433"/>
    <w:rsid w:val="00E12633"/>
    <w:rsid w:val="00E12EBD"/>
    <w:rsid w:val="00E12FBA"/>
    <w:rsid w:val="00E15208"/>
    <w:rsid w:val="00E15377"/>
    <w:rsid w:val="00E15C72"/>
    <w:rsid w:val="00E15CB8"/>
    <w:rsid w:val="00E170FD"/>
    <w:rsid w:val="00E172F9"/>
    <w:rsid w:val="00E174DA"/>
    <w:rsid w:val="00E17C01"/>
    <w:rsid w:val="00E20101"/>
    <w:rsid w:val="00E201A7"/>
    <w:rsid w:val="00E20FA4"/>
    <w:rsid w:val="00E2137E"/>
    <w:rsid w:val="00E219A0"/>
    <w:rsid w:val="00E241DF"/>
    <w:rsid w:val="00E2434C"/>
    <w:rsid w:val="00E24AA8"/>
    <w:rsid w:val="00E24F46"/>
    <w:rsid w:val="00E26B95"/>
    <w:rsid w:val="00E2706E"/>
    <w:rsid w:val="00E2759B"/>
    <w:rsid w:val="00E27B0B"/>
    <w:rsid w:val="00E27F40"/>
    <w:rsid w:val="00E305FB"/>
    <w:rsid w:val="00E3067F"/>
    <w:rsid w:val="00E30700"/>
    <w:rsid w:val="00E30968"/>
    <w:rsid w:val="00E31728"/>
    <w:rsid w:val="00E31903"/>
    <w:rsid w:val="00E319CC"/>
    <w:rsid w:val="00E31DA0"/>
    <w:rsid w:val="00E31DB6"/>
    <w:rsid w:val="00E322FF"/>
    <w:rsid w:val="00E32E46"/>
    <w:rsid w:val="00E3302D"/>
    <w:rsid w:val="00E33BD2"/>
    <w:rsid w:val="00E345D1"/>
    <w:rsid w:val="00E362F0"/>
    <w:rsid w:val="00E3669D"/>
    <w:rsid w:val="00E37CBD"/>
    <w:rsid w:val="00E400D1"/>
    <w:rsid w:val="00E40B78"/>
    <w:rsid w:val="00E40E52"/>
    <w:rsid w:val="00E413DB"/>
    <w:rsid w:val="00E431B0"/>
    <w:rsid w:val="00E43904"/>
    <w:rsid w:val="00E4446A"/>
    <w:rsid w:val="00E446A7"/>
    <w:rsid w:val="00E45551"/>
    <w:rsid w:val="00E462D4"/>
    <w:rsid w:val="00E46412"/>
    <w:rsid w:val="00E47362"/>
    <w:rsid w:val="00E4796D"/>
    <w:rsid w:val="00E502B9"/>
    <w:rsid w:val="00E53597"/>
    <w:rsid w:val="00E53C93"/>
    <w:rsid w:val="00E53CAB"/>
    <w:rsid w:val="00E53E4A"/>
    <w:rsid w:val="00E54427"/>
    <w:rsid w:val="00E55FAF"/>
    <w:rsid w:val="00E56531"/>
    <w:rsid w:val="00E6004F"/>
    <w:rsid w:val="00E6027B"/>
    <w:rsid w:val="00E6037E"/>
    <w:rsid w:val="00E604CE"/>
    <w:rsid w:val="00E60709"/>
    <w:rsid w:val="00E61368"/>
    <w:rsid w:val="00E61372"/>
    <w:rsid w:val="00E62D38"/>
    <w:rsid w:val="00E63252"/>
    <w:rsid w:val="00E6354C"/>
    <w:rsid w:val="00E642AA"/>
    <w:rsid w:val="00E64C58"/>
    <w:rsid w:val="00E657F1"/>
    <w:rsid w:val="00E660FD"/>
    <w:rsid w:val="00E669E7"/>
    <w:rsid w:val="00E678EA"/>
    <w:rsid w:val="00E67D7A"/>
    <w:rsid w:val="00E708A1"/>
    <w:rsid w:val="00E714D2"/>
    <w:rsid w:val="00E71DBD"/>
    <w:rsid w:val="00E72D58"/>
    <w:rsid w:val="00E72DC8"/>
    <w:rsid w:val="00E72FA5"/>
    <w:rsid w:val="00E7368B"/>
    <w:rsid w:val="00E7429B"/>
    <w:rsid w:val="00E808BE"/>
    <w:rsid w:val="00E80CA7"/>
    <w:rsid w:val="00E80E62"/>
    <w:rsid w:val="00E80FC3"/>
    <w:rsid w:val="00E81385"/>
    <w:rsid w:val="00E83646"/>
    <w:rsid w:val="00E83DD9"/>
    <w:rsid w:val="00E853D8"/>
    <w:rsid w:val="00E856F0"/>
    <w:rsid w:val="00E85A58"/>
    <w:rsid w:val="00E86481"/>
    <w:rsid w:val="00E86CC6"/>
    <w:rsid w:val="00E870EE"/>
    <w:rsid w:val="00E87742"/>
    <w:rsid w:val="00E87CA5"/>
    <w:rsid w:val="00E90E55"/>
    <w:rsid w:val="00E91782"/>
    <w:rsid w:val="00E91EC5"/>
    <w:rsid w:val="00E92A13"/>
    <w:rsid w:val="00E93F90"/>
    <w:rsid w:val="00E94FA1"/>
    <w:rsid w:val="00E956C1"/>
    <w:rsid w:val="00E95968"/>
    <w:rsid w:val="00E96AC0"/>
    <w:rsid w:val="00E97AAE"/>
    <w:rsid w:val="00EA14B0"/>
    <w:rsid w:val="00EA188F"/>
    <w:rsid w:val="00EA1A3B"/>
    <w:rsid w:val="00EA1AFF"/>
    <w:rsid w:val="00EA2049"/>
    <w:rsid w:val="00EA2F1E"/>
    <w:rsid w:val="00EA3E68"/>
    <w:rsid w:val="00EA4889"/>
    <w:rsid w:val="00EA57B7"/>
    <w:rsid w:val="00EA64B9"/>
    <w:rsid w:val="00EA6938"/>
    <w:rsid w:val="00EA72CD"/>
    <w:rsid w:val="00EA73F4"/>
    <w:rsid w:val="00EB01F2"/>
    <w:rsid w:val="00EB091F"/>
    <w:rsid w:val="00EB0ACE"/>
    <w:rsid w:val="00EB165D"/>
    <w:rsid w:val="00EB3F34"/>
    <w:rsid w:val="00EB406B"/>
    <w:rsid w:val="00EB61C6"/>
    <w:rsid w:val="00EB6B51"/>
    <w:rsid w:val="00EB70C0"/>
    <w:rsid w:val="00EC03CA"/>
    <w:rsid w:val="00EC3954"/>
    <w:rsid w:val="00EC4563"/>
    <w:rsid w:val="00EC4600"/>
    <w:rsid w:val="00EC495C"/>
    <w:rsid w:val="00EC4ADA"/>
    <w:rsid w:val="00EC5A76"/>
    <w:rsid w:val="00EC63A2"/>
    <w:rsid w:val="00EC779E"/>
    <w:rsid w:val="00ED0810"/>
    <w:rsid w:val="00ED1A59"/>
    <w:rsid w:val="00ED2092"/>
    <w:rsid w:val="00ED2D13"/>
    <w:rsid w:val="00ED2F5C"/>
    <w:rsid w:val="00ED34C3"/>
    <w:rsid w:val="00ED449C"/>
    <w:rsid w:val="00ED5BFB"/>
    <w:rsid w:val="00ED619B"/>
    <w:rsid w:val="00ED633C"/>
    <w:rsid w:val="00ED6BDB"/>
    <w:rsid w:val="00ED6C2F"/>
    <w:rsid w:val="00ED76F3"/>
    <w:rsid w:val="00ED7ED1"/>
    <w:rsid w:val="00EE09A8"/>
    <w:rsid w:val="00EE0C32"/>
    <w:rsid w:val="00EE291D"/>
    <w:rsid w:val="00EE37C0"/>
    <w:rsid w:val="00EE4E8D"/>
    <w:rsid w:val="00EE539F"/>
    <w:rsid w:val="00EE5596"/>
    <w:rsid w:val="00EE6546"/>
    <w:rsid w:val="00EE692D"/>
    <w:rsid w:val="00EE6FF9"/>
    <w:rsid w:val="00EE77DC"/>
    <w:rsid w:val="00EE79FE"/>
    <w:rsid w:val="00EF080E"/>
    <w:rsid w:val="00EF0C14"/>
    <w:rsid w:val="00EF1CEE"/>
    <w:rsid w:val="00EF2658"/>
    <w:rsid w:val="00EF2923"/>
    <w:rsid w:val="00EF2A08"/>
    <w:rsid w:val="00EF30B8"/>
    <w:rsid w:val="00EF4838"/>
    <w:rsid w:val="00EF51E1"/>
    <w:rsid w:val="00EF5EA0"/>
    <w:rsid w:val="00EF696B"/>
    <w:rsid w:val="00EF6A90"/>
    <w:rsid w:val="00EF75AE"/>
    <w:rsid w:val="00EF7B25"/>
    <w:rsid w:val="00F01912"/>
    <w:rsid w:val="00F020DA"/>
    <w:rsid w:val="00F03352"/>
    <w:rsid w:val="00F05144"/>
    <w:rsid w:val="00F056E7"/>
    <w:rsid w:val="00F063F2"/>
    <w:rsid w:val="00F0655D"/>
    <w:rsid w:val="00F06883"/>
    <w:rsid w:val="00F06AD8"/>
    <w:rsid w:val="00F07283"/>
    <w:rsid w:val="00F07F7A"/>
    <w:rsid w:val="00F10768"/>
    <w:rsid w:val="00F10955"/>
    <w:rsid w:val="00F10AD6"/>
    <w:rsid w:val="00F10E08"/>
    <w:rsid w:val="00F110CC"/>
    <w:rsid w:val="00F11A7B"/>
    <w:rsid w:val="00F12473"/>
    <w:rsid w:val="00F15783"/>
    <w:rsid w:val="00F164F8"/>
    <w:rsid w:val="00F16C86"/>
    <w:rsid w:val="00F16F95"/>
    <w:rsid w:val="00F17013"/>
    <w:rsid w:val="00F17747"/>
    <w:rsid w:val="00F20E34"/>
    <w:rsid w:val="00F21073"/>
    <w:rsid w:val="00F235C1"/>
    <w:rsid w:val="00F23637"/>
    <w:rsid w:val="00F244F5"/>
    <w:rsid w:val="00F265B9"/>
    <w:rsid w:val="00F27079"/>
    <w:rsid w:val="00F273A2"/>
    <w:rsid w:val="00F27DE1"/>
    <w:rsid w:val="00F27FF4"/>
    <w:rsid w:val="00F30158"/>
    <w:rsid w:val="00F30432"/>
    <w:rsid w:val="00F31619"/>
    <w:rsid w:val="00F326D7"/>
    <w:rsid w:val="00F3279A"/>
    <w:rsid w:val="00F3288A"/>
    <w:rsid w:val="00F32C53"/>
    <w:rsid w:val="00F34006"/>
    <w:rsid w:val="00F3425F"/>
    <w:rsid w:val="00F34C5E"/>
    <w:rsid w:val="00F356A6"/>
    <w:rsid w:val="00F35A2E"/>
    <w:rsid w:val="00F35E4C"/>
    <w:rsid w:val="00F378A1"/>
    <w:rsid w:val="00F40B15"/>
    <w:rsid w:val="00F41448"/>
    <w:rsid w:val="00F41F37"/>
    <w:rsid w:val="00F42088"/>
    <w:rsid w:val="00F42590"/>
    <w:rsid w:val="00F42D6E"/>
    <w:rsid w:val="00F43532"/>
    <w:rsid w:val="00F44D6B"/>
    <w:rsid w:val="00F45E04"/>
    <w:rsid w:val="00F465A8"/>
    <w:rsid w:val="00F46B10"/>
    <w:rsid w:val="00F46E5D"/>
    <w:rsid w:val="00F46EDD"/>
    <w:rsid w:val="00F4759A"/>
    <w:rsid w:val="00F50538"/>
    <w:rsid w:val="00F50FB6"/>
    <w:rsid w:val="00F51383"/>
    <w:rsid w:val="00F52717"/>
    <w:rsid w:val="00F52E0B"/>
    <w:rsid w:val="00F53555"/>
    <w:rsid w:val="00F541AB"/>
    <w:rsid w:val="00F54833"/>
    <w:rsid w:val="00F549FF"/>
    <w:rsid w:val="00F54CD4"/>
    <w:rsid w:val="00F55753"/>
    <w:rsid w:val="00F57B72"/>
    <w:rsid w:val="00F57BF2"/>
    <w:rsid w:val="00F614D1"/>
    <w:rsid w:val="00F61C7B"/>
    <w:rsid w:val="00F62796"/>
    <w:rsid w:val="00F62851"/>
    <w:rsid w:val="00F629BB"/>
    <w:rsid w:val="00F63778"/>
    <w:rsid w:val="00F6397A"/>
    <w:rsid w:val="00F63994"/>
    <w:rsid w:val="00F648BB"/>
    <w:rsid w:val="00F652C6"/>
    <w:rsid w:val="00F66B46"/>
    <w:rsid w:val="00F67A05"/>
    <w:rsid w:val="00F70FFA"/>
    <w:rsid w:val="00F71679"/>
    <w:rsid w:val="00F746E7"/>
    <w:rsid w:val="00F746FE"/>
    <w:rsid w:val="00F74E24"/>
    <w:rsid w:val="00F754D8"/>
    <w:rsid w:val="00F75F6D"/>
    <w:rsid w:val="00F762EC"/>
    <w:rsid w:val="00F766B1"/>
    <w:rsid w:val="00F767A3"/>
    <w:rsid w:val="00F77CFF"/>
    <w:rsid w:val="00F77DF3"/>
    <w:rsid w:val="00F8064A"/>
    <w:rsid w:val="00F80CB3"/>
    <w:rsid w:val="00F81C28"/>
    <w:rsid w:val="00F81D6F"/>
    <w:rsid w:val="00F82CAF"/>
    <w:rsid w:val="00F82EBE"/>
    <w:rsid w:val="00F833E9"/>
    <w:rsid w:val="00F83B07"/>
    <w:rsid w:val="00F84296"/>
    <w:rsid w:val="00F8526F"/>
    <w:rsid w:val="00F857E3"/>
    <w:rsid w:val="00F85ED9"/>
    <w:rsid w:val="00F873D5"/>
    <w:rsid w:val="00F8768C"/>
    <w:rsid w:val="00F877AD"/>
    <w:rsid w:val="00F902CA"/>
    <w:rsid w:val="00F9079F"/>
    <w:rsid w:val="00F9176E"/>
    <w:rsid w:val="00F937E7"/>
    <w:rsid w:val="00F938A3"/>
    <w:rsid w:val="00F949BE"/>
    <w:rsid w:val="00F9532D"/>
    <w:rsid w:val="00F95755"/>
    <w:rsid w:val="00F95D4D"/>
    <w:rsid w:val="00F96084"/>
    <w:rsid w:val="00F971FE"/>
    <w:rsid w:val="00F97D92"/>
    <w:rsid w:val="00F97DBC"/>
    <w:rsid w:val="00FA00D6"/>
    <w:rsid w:val="00FA03C4"/>
    <w:rsid w:val="00FA11ED"/>
    <w:rsid w:val="00FA1883"/>
    <w:rsid w:val="00FA19EC"/>
    <w:rsid w:val="00FA2200"/>
    <w:rsid w:val="00FA2580"/>
    <w:rsid w:val="00FA383E"/>
    <w:rsid w:val="00FA5F58"/>
    <w:rsid w:val="00FA66E8"/>
    <w:rsid w:val="00FA6D6A"/>
    <w:rsid w:val="00FA72DE"/>
    <w:rsid w:val="00FB0042"/>
    <w:rsid w:val="00FB0453"/>
    <w:rsid w:val="00FB16C7"/>
    <w:rsid w:val="00FB1766"/>
    <w:rsid w:val="00FB1CD4"/>
    <w:rsid w:val="00FB1DA3"/>
    <w:rsid w:val="00FB23C6"/>
    <w:rsid w:val="00FB23CE"/>
    <w:rsid w:val="00FB2491"/>
    <w:rsid w:val="00FB2F6B"/>
    <w:rsid w:val="00FB32E2"/>
    <w:rsid w:val="00FB3A44"/>
    <w:rsid w:val="00FB3F50"/>
    <w:rsid w:val="00FB4D4B"/>
    <w:rsid w:val="00FB6698"/>
    <w:rsid w:val="00FB729E"/>
    <w:rsid w:val="00FC06A8"/>
    <w:rsid w:val="00FC2677"/>
    <w:rsid w:val="00FC287D"/>
    <w:rsid w:val="00FC2B2B"/>
    <w:rsid w:val="00FC2DC8"/>
    <w:rsid w:val="00FC3140"/>
    <w:rsid w:val="00FC31A5"/>
    <w:rsid w:val="00FC5BA7"/>
    <w:rsid w:val="00FC5E17"/>
    <w:rsid w:val="00FC6C38"/>
    <w:rsid w:val="00FC7DBF"/>
    <w:rsid w:val="00FC7F0C"/>
    <w:rsid w:val="00FD123F"/>
    <w:rsid w:val="00FD176A"/>
    <w:rsid w:val="00FD1F2D"/>
    <w:rsid w:val="00FD23F8"/>
    <w:rsid w:val="00FD3486"/>
    <w:rsid w:val="00FD4E86"/>
    <w:rsid w:val="00FD5404"/>
    <w:rsid w:val="00FD5560"/>
    <w:rsid w:val="00FD60B5"/>
    <w:rsid w:val="00FD6192"/>
    <w:rsid w:val="00FD6F55"/>
    <w:rsid w:val="00FD7D28"/>
    <w:rsid w:val="00FE1187"/>
    <w:rsid w:val="00FE15FF"/>
    <w:rsid w:val="00FE2661"/>
    <w:rsid w:val="00FE2A26"/>
    <w:rsid w:val="00FE316A"/>
    <w:rsid w:val="00FE31DC"/>
    <w:rsid w:val="00FE3205"/>
    <w:rsid w:val="00FE322D"/>
    <w:rsid w:val="00FE3730"/>
    <w:rsid w:val="00FE3A13"/>
    <w:rsid w:val="00FE4D76"/>
    <w:rsid w:val="00FE5CF1"/>
    <w:rsid w:val="00FE6810"/>
    <w:rsid w:val="00FE6CCC"/>
    <w:rsid w:val="00FE701A"/>
    <w:rsid w:val="00FF1013"/>
    <w:rsid w:val="00FF140D"/>
    <w:rsid w:val="00FF1586"/>
    <w:rsid w:val="00FF1E57"/>
    <w:rsid w:val="00FF40D2"/>
    <w:rsid w:val="00FF48A1"/>
    <w:rsid w:val="00FF4B59"/>
    <w:rsid w:val="00FF4DCE"/>
    <w:rsid w:val="00FF60FF"/>
    <w:rsid w:val="00FF61DD"/>
    <w:rsid w:val="00FF6542"/>
    <w:rsid w:val="00FF65BD"/>
    <w:rsid w:val="00FF7088"/>
    <w:rsid w:val="00FF7497"/>
    <w:rsid w:val="0EED40E3"/>
    <w:rsid w:val="33A6B715"/>
    <w:rsid w:val="4F6A2D14"/>
    <w:rsid w:val="5620FFA5"/>
    <w:rsid w:val="5F261746"/>
    <w:rsid w:val="6AE080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86C8B4"/>
  <w15:chartTrackingRefBased/>
  <w15:docId w15:val="{E6F45A85-1F45-4A92-83D1-D016E7A06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03EF"/>
    <w:rPr>
      <w:sz w:val="24"/>
      <w:szCs w:val="24"/>
    </w:rPr>
  </w:style>
  <w:style w:type="paragraph" w:styleId="1">
    <w:name w:val="heading 1"/>
    <w:basedOn w:val="a"/>
    <w:next w:val="a"/>
    <w:link w:val="10"/>
    <w:uiPriority w:val="9"/>
    <w:qFormat/>
    <w:rsid w:val="00F10768"/>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unhideWhenUsed/>
    <w:qFormat/>
    <w:rsid w:val="00F10768"/>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unhideWhenUsed/>
    <w:qFormat/>
    <w:rsid w:val="00F10768"/>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unhideWhenUsed/>
    <w:qFormat/>
    <w:rsid w:val="00F10768"/>
    <w:pPr>
      <w:keepNext/>
      <w:spacing w:before="240" w:after="60"/>
      <w:outlineLvl w:val="3"/>
    </w:pPr>
    <w:rPr>
      <w:b/>
      <w:bCs/>
      <w:sz w:val="28"/>
      <w:szCs w:val="28"/>
    </w:rPr>
  </w:style>
  <w:style w:type="paragraph" w:styleId="5">
    <w:name w:val="heading 5"/>
    <w:basedOn w:val="a"/>
    <w:next w:val="a"/>
    <w:link w:val="50"/>
    <w:uiPriority w:val="9"/>
    <w:semiHidden/>
    <w:unhideWhenUsed/>
    <w:qFormat/>
    <w:rsid w:val="00F10768"/>
    <w:pPr>
      <w:spacing w:before="240" w:after="60"/>
      <w:outlineLvl w:val="4"/>
    </w:pPr>
    <w:rPr>
      <w:b/>
      <w:bCs/>
      <w:i/>
      <w:iCs/>
      <w:sz w:val="26"/>
      <w:szCs w:val="26"/>
    </w:rPr>
  </w:style>
  <w:style w:type="paragraph" w:styleId="6">
    <w:name w:val="heading 6"/>
    <w:basedOn w:val="a"/>
    <w:next w:val="a"/>
    <w:link w:val="60"/>
    <w:uiPriority w:val="9"/>
    <w:semiHidden/>
    <w:unhideWhenUsed/>
    <w:qFormat/>
    <w:rsid w:val="00F10768"/>
    <w:pPr>
      <w:spacing w:before="240" w:after="60"/>
      <w:outlineLvl w:val="5"/>
    </w:pPr>
    <w:rPr>
      <w:b/>
      <w:bCs/>
      <w:sz w:val="22"/>
      <w:szCs w:val="22"/>
    </w:rPr>
  </w:style>
  <w:style w:type="paragraph" w:styleId="7">
    <w:name w:val="heading 7"/>
    <w:basedOn w:val="a"/>
    <w:next w:val="a"/>
    <w:link w:val="70"/>
    <w:uiPriority w:val="9"/>
    <w:semiHidden/>
    <w:unhideWhenUsed/>
    <w:qFormat/>
    <w:rsid w:val="00F10768"/>
    <w:pPr>
      <w:spacing w:before="240" w:after="60"/>
      <w:outlineLvl w:val="6"/>
    </w:pPr>
    <w:rPr>
      <w:rFonts w:cstheme="majorBidi"/>
    </w:rPr>
  </w:style>
  <w:style w:type="paragraph" w:styleId="8">
    <w:name w:val="heading 8"/>
    <w:basedOn w:val="a"/>
    <w:next w:val="a"/>
    <w:link w:val="80"/>
    <w:uiPriority w:val="9"/>
    <w:semiHidden/>
    <w:unhideWhenUsed/>
    <w:qFormat/>
    <w:rsid w:val="00F10768"/>
    <w:pPr>
      <w:spacing w:before="240" w:after="60"/>
      <w:outlineLvl w:val="7"/>
    </w:pPr>
    <w:rPr>
      <w:i/>
      <w:iCs/>
    </w:rPr>
  </w:style>
  <w:style w:type="paragraph" w:styleId="9">
    <w:name w:val="heading 9"/>
    <w:basedOn w:val="a"/>
    <w:next w:val="a"/>
    <w:link w:val="90"/>
    <w:uiPriority w:val="9"/>
    <w:semiHidden/>
    <w:unhideWhenUsed/>
    <w:qFormat/>
    <w:rsid w:val="00F10768"/>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F10768"/>
    <w:rPr>
      <w:rFonts w:asciiTheme="majorHAnsi" w:eastAsiaTheme="majorEastAsia" w:hAnsiTheme="majorHAnsi" w:cstheme="majorBidi"/>
      <w:b/>
      <w:bCs/>
      <w:sz w:val="26"/>
      <w:szCs w:val="26"/>
    </w:rPr>
  </w:style>
  <w:style w:type="character" w:customStyle="1" w:styleId="40">
    <w:name w:val="标题 4 字符"/>
    <w:basedOn w:val="a0"/>
    <w:link w:val="4"/>
    <w:uiPriority w:val="9"/>
    <w:rsid w:val="00F10768"/>
    <w:rPr>
      <w:b/>
      <w:bCs/>
      <w:sz w:val="28"/>
      <w:szCs w:val="28"/>
    </w:rPr>
  </w:style>
  <w:style w:type="paragraph" w:styleId="a3">
    <w:name w:val="Normal (Web)"/>
    <w:basedOn w:val="a"/>
    <w:uiPriority w:val="99"/>
    <w:unhideWhenUsed/>
    <w:rsid w:val="00B22E9A"/>
    <w:pPr>
      <w:spacing w:before="100" w:beforeAutospacing="1" w:after="100" w:afterAutospacing="1"/>
    </w:pPr>
    <w:rPr>
      <w:rFonts w:ascii="宋体" w:eastAsia="宋体" w:hAnsi="宋体" w:cs="宋体"/>
    </w:rPr>
  </w:style>
  <w:style w:type="character" w:customStyle="1" w:styleId="apple-tab-span">
    <w:name w:val="apple-tab-span"/>
    <w:basedOn w:val="a0"/>
    <w:rsid w:val="00B22E9A"/>
  </w:style>
  <w:style w:type="table" w:styleId="a4">
    <w:name w:val="Table Grid"/>
    <w:basedOn w:val="a1"/>
    <w:uiPriority w:val="59"/>
    <w:rsid w:val="004119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F10768"/>
    <w:pPr>
      <w:ind w:left="720"/>
      <w:contextualSpacing/>
    </w:pPr>
  </w:style>
  <w:style w:type="character" w:styleId="a6">
    <w:name w:val="Hyperlink"/>
    <w:basedOn w:val="a0"/>
    <w:uiPriority w:val="99"/>
    <w:unhideWhenUsed/>
    <w:rsid w:val="002B7954"/>
    <w:rPr>
      <w:color w:val="0563C1" w:themeColor="hyperlink"/>
      <w:u w:val="single"/>
    </w:rPr>
  </w:style>
  <w:style w:type="paragraph" w:styleId="a7">
    <w:name w:val="header"/>
    <w:basedOn w:val="a"/>
    <w:link w:val="a8"/>
    <w:uiPriority w:val="99"/>
    <w:unhideWhenUsed/>
    <w:rsid w:val="00122B2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22B23"/>
    <w:rPr>
      <w:sz w:val="18"/>
      <w:szCs w:val="18"/>
    </w:rPr>
  </w:style>
  <w:style w:type="paragraph" w:styleId="a9">
    <w:name w:val="footer"/>
    <w:basedOn w:val="a"/>
    <w:link w:val="aa"/>
    <w:uiPriority w:val="99"/>
    <w:unhideWhenUsed/>
    <w:rsid w:val="00122B23"/>
    <w:pPr>
      <w:tabs>
        <w:tab w:val="center" w:pos="4153"/>
        <w:tab w:val="right" w:pos="8306"/>
      </w:tabs>
      <w:snapToGrid w:val="0"/>
    </w:pPr>
    <w:rPr>
      <w:sz w:val="18"/>
      <w:szCs w:val="18"/>
    </w:rPr>
  </w:style>
  <w:style w:type="character" w:customStyle="1" w:styleId="aa">
    <w:name w:val="页脚 字符"/>
    <w:basedOn w:val="a0"/>
    <w:link w:val="a9"/>
    <w:uiPriority w:val="99"/>
    <w:rsid w:val="00122B23"/>
    <w:rPr>
      <w:sz w:val="18"/>
      <w:szCs w:val="18"/>
    </w:rPr>
  </w:style>
  <w:style w:type="character" w:customStyle="1" w:styleId="10">
    <w:name w:val="标题 1 字符"/>
    <w:basedOn w:val="a0"/>
    <w:link w:val="1"/>
    <w:uiPriority w:val="9"/>
    <w:rsid w:val="00F10768"/>
    <w:rPr>
      <w:rFonts w:asciiTheme="majorHAnsi" w:eastAsiaTheme="majorEastAsia" w:hAnsiTheme="majorHAnsi" w:cstheme="majorBidi"/>
      <w:b/>
      <w:bCs/>
      <w:kern w:val="32"/>
      <w:sz w:val="32"/>
      <w:szCs w:val="32"/>
    </w:rPr>
  </w:style>
  <w:style w:type="paragraph" w:styleId="TOC">
    <w:name w:val="TOC Heading"/>
    <w:basedOn w:val="1"/>
    <w:next w:val="a"/>
    <w:uiPriority w:val="39"/>
    <w:unhideWhenUsed/>
    <w:qFormat/>
    <w:rsid w:val="00F10768"/>
    <w:pPr>
      <w:outlineLvl w:val="9"/>
    </w:pPr>
  </w:style>
  <w:style w:type="paragraph" w:styleId="TOC3">
    <w:name w:val="toc 3"/>
    <w:basedOn w:val="a"/>
    <w:next w:val="a"/>
    <w:autoRedefine/>
    <w:uiPriority w:val="39"/>
    <w:unhideWhenUsed/>
    <w:rsid w:val="005177EF"/>
    <w:pPr>
      <w:ind w:leftChars="400" w:left="840"/>
    </w:pPr>
  </w:style>
  <w:style w:type="paragraph" w:styleId="TOC2">
    <w:name w:val="toc 2"/>
    <w:basedOn w:val="a"/>
    <w:next w:val="a"/>
    <w:autoRedefine/>
    <w:uiPriority w:val="39"/>
    <w:unhideWhenUsed/>
    <w:rsid w:val="005177EF"/>
    <w:pPr>
      <w:spacing w:after="100" w:line="259" w:lineRule="auto"/>
      <w:ind w:left="220"/>
    </w:pPr>
    <w:rPr>
      <w:sz w:val="22"/>
    </w:rPr>
  </w:style>
  <w:style w:type="paragraph" w:styleId="TOC1">
    <w:name w:val="toc 1"/>
    <w:basedOn w:val="a"/>
    <w:next w:val="a"/>
    <w:autoRedefine/>
    <w:uiPriority w:val="39"/>
    <w:unhideWhenUsed/>
    <w:rsid w:val="007F19F7"/>
    <w:pPr>
      <w:tabs>
        <w:tab w:val="left" w:pos="840"/>
        <w:tab w:val="right" w:leader="dot" w:pos="8296"/>
      </w:tabs>
      <w:spacing w:after="100" w:line="259" w:lineRule="auto"/>
    </w:pPr>
    <w:rPr>
      <w:sz w:val="22"/>
    </w:rPr>
  </w:style>
  <w:style w:type="paragraph" w:styleId="ab">
    <w:name w:val="footnote text"/>
    <w:basedOn w:val="a"/>
    <w:link w:val="ac"/>
    <w:uiPriority w:val="99"/>
    <w:semiHidden/>
    <w:unhideWhenUsed/>
    <w:rsid w:val="00D65D6D"/>
    <w:pPr>
      <w:snapToGrid w:val="0"/>
    </w:pPr>
    <w:rPr>
      <w:sz w:val="18"/>
      <w:szCs w:val="18"/>
    </w:rPr>
  </w:style>
  <w:style w:type="character" w:customStyle="1" w:styleId="ac">
    <w:name w:val="脚注文本 字符"/>
    <w:basedOn w:val="a0"/>
    <w:link w:val="ab"/>
    <w:uiPriority w:val="99"/>
    <w:semiHidden/>
    <w:rsid w:val="00D65D6D"/>
    <w:rPr>
      <w:sz w:val="18"/>
      <w:szCs w:val="18"/>
    </w:rPr>
  </w:style>
  <w:style w:type="character" w:styleId="ad">
    <w:name w:val="footnote reference"/>
    <w:basedOn w:val="a0"/>
    <w:uiPriority w:val="99"/>
    <w:semiHidden/>
    <w:unhideWhenUsed/>
    <w:rsid w:val="00D65D6D"/>
    <w:rPr>
      <w:vertAlign w:val="superscript"/>
    </w:rPr>
  </w:style>
  <w:style w:type="character" w:customStyle="1" w:styleId="20">
    <w:name w:val="标题 2 字符"/>
    <w:basedOn w:val="a0"/>
    <w:link w:val="2"/>
    <w:uiPriority w:val="9"/>
    <w:rsid w:val="00F10768"/>
    <w:rPr>
      <w:rFonts w:asciiTheme="majorHAnsi" w:eastAsiaTheme="majorEastAsia" w:hAnsiTheme="majorHAnsi" w:cstheme="majorBidi"/>
      <w:b/>
      <w:bCs/>
      <w:i/>
      <w:iCs/>
      <w:sz w:val="28"/>
      <w:szCs w:val="28"/>
    </w:rPr>
  </w:style>
  <w:style w:type="character" w:customStyle="1" w:styleId="50">
    <w:name w:val="标题 5 字符"/>
    <w:basedOn w:val="a0"/>
    <w:link w:val="5"/>
    <w:uiPriority w:val="9"/>
    <w:semiHidden/>
    <w:rsid w:val="00F10768"/>
    <w:rPr>
      <w:b/>
      <w:bCs/>
      <w:i/>
      <w:iCs/>
      <w:sz w:val="26"/>
      <w:szCs w:val="26"/>
    </w:rPr>
  </w:style>
  <w:style w:type="character" w:customStyle="1" w:styleId="60">
    <w:name w:val="标题 6 字符"/>
    <w:basedOn w:val="a0"/>
    <w:link w:val="6"/>
    <w:uiPriority w:val="9"/>
    <w:semiHidden/>
    <w:rsid w:val="00F10768"/>
    <w:rPr>
      <w:b/>
      <w:bCs/>
    </w:rPr>
  </w:style>
  <w:style w:type="character" w:customStyle="1" w:styleId="70">
    <w:name w:val="标题 7 字符"/>
    <w:basedOn w:val="a0"/>
    <w:link w:val="7"/>
    <w:uiPriority w:val="9"/>
    <w:semiHidden/>
    <w:rsid w:val="00F10768"/>
    <w:rPr>
      <w:rFonts w:cstheme="majorBidi"/>
      <w:sz w:val="24"/>
      <w:szCs w:val="24"/>
    </w:rPr>
  </w:style>
  <w:style w:type="character" w:customStyle="1" w:styleId="80">
    <w:name w:val="标题 8 字符"/>
    <w:basedOn w:val="a0"/>
    <w:link w:val="8"/>
    <w:uiPriority w:val="9"/>
    <w:semiHidden/>
    <w:rsid w:val="00F10768"/>
    <w:rPr>
      <w:i/>
      <w:iCs/>
      <w:sz w:val="24"/>
      <w:szCs w:val="24"/>
    </w:rPr>
  </w:style>
  <w:style w:type="character" w:customStyle="1" w:styleId="90">
    <w:name w:val="标题 9 字符"/>
    <w:basedOn w:val="a0"/>
    <w:link w:val="9"/>
    <w:uiPriority w:val="9"/>
    <w:semiHidden/>
    <w:rsid w:val="00F10768"/>
    <w:rPr>
      <w:rFonts w:asciiTheme="majorHAnsi" w:eastAsiaTheme="majorEastAsia" w:hAnsiTheme="majorHAnsi" w:cstheme="majorBidi"/>
    </w:rPr>
  </w:style>
  <w:style w:type="paragraph" w:styleId="ae">
    <w:name w:val="caption"/>
    <w:basedOn w:val="a"/>
    <w:next w:val="a"/>
    <w:uiPriority w:val="35"/>
    <w:unhideWhenUsed/>
    <w:rsid w:val="00F10768"/>
    <w:pPr>
      <w:spacing w:after="200"/>
    </w:pPr>
    <w:rPr>
      <w:i/>
      <w:iCs/>
      <w:color w:val="44546A" w:themeColor="text2"/>
      <w:sz w:val="18"/>
      <w:szCs w:val="18"/>
    </w:rPr>
  </w:style>
  <w:style w:type="paragraph" w:styleId="af">
    <w:name w:val="Title"/>
    <w:basedOn w:val="a"/>
    <w:next w:val="a"/>
    <w:link w:val="af0"/>
    <w:uiPriority w:val="10"/>
    <w:qFormat/>
    <w:rsid w:val="00F10768"/>
    <w:pPr>
      <w:spacing w:before="240" w:after="60"/>
      <w:jc w:val="center"/>
      <w:outlineLvl w:val="0"/>
    </w:pPr>
    <w:rPr>
      <w:rFonts w:asciiTheme="majorHAnsi" w:eastAsiaTheme="majorEastAsia" w:hAnsiTheme="majorHAnsi" w:cstheme="majorBidi"/>
      <w:b/>
      <w:bCs/>
      <w:kern w:val="28"/>
      <w:sz w:val="32"/>
      <w:szCs w:val="32"/>
    </w:rPr>
  </w:style>
  <w:style w:type="character" w:customStyle="1" w:styleId="af0">
    <w:name w:val="标题 字符"/>
    <w:basedOn w:val="a0"/>
    <w:link w:val="af"/>
    <w:uiPriority w:val="10"/>
    <w:rsid w:val="00F10768"/>
    <w:rPr>
      <w:rFonts w:asciiTheme="majorHAnsi" w:eastAsiaTheme="majorEastAsia" w:hAnsiTheme="majorHAnsi" w:cstheme="majorBidi"/>
      <w:b/>
      <w:bCs/>
      <w:kern w:val="28"/>
      <w:sz w:val="32"/>
      <w:szCs w:val="32"/>
    </w:rPr>
  </w:style>
  <w:style w:type="paragraph" w:styleId="af1">
    <w:name w:val="Subtitle"/>
    <w:basedOn w:val="a"/>
    <w:next w:val="a"/>
    <w:link w:val="af2"/>
    <w:uiPriority w:val="11"/>
    <w:qFormat/>
    <w:rsid w:val="00F10768"/>
    <w:pPr>
      <w:spacing w:after="60"/>
      <w:jc w:val="center"/>
      <w:outlineLvl w:val="1"/>
    </w:pPr>
    <w:rPr>
      <w:rFonts w:asciiTheme="majorHAnsi" w:eastAsiaTheme="majorEastAsia" w:hAnsiTheme="majorHAnsi"/>
    </w:rPr>
  </w:style>
  <w:style w:type="character" w:customStyle="1" w:styleId="af2">
    <w:name w:val="副标题 字符"/>
    <w:basedOn w:val="a0"/>
    <w:link w:val="af1"/>
    <w:uiPriority w:val="11"/>
    <w:rsid w:val="00F10768"/>
    <w:rPr>
      <w:rFonts w:asciiTheme="majorHAnsi" w:eastAsiaTheme="majorEastAsia" w:hAnsiTheme="majorHAnsi"/>
      <w:sz w:val="24"/>
      <w:szCs w:val="24"/>
    </w:rPr>
  </w:style>
  <w:style w:type="character" w:styleId="af3">
    <w:name w:val="Strong"/>
    <w:basedOn w:val="a0"/>
    <w:uiPriority w:val="22"/>
    <w:qFormat/>
    <w:rsid w:val="00F10768"/>
    <w:rPr>
      <w:b/>
      <w:bCs/>
    </w:rPr>
  </w:style>
  <w:style w:type="character" w:styleId="af4">
    <w:name w:val="Emphasis"/>
    <w:basedOn w:val="a0"/>
    <w:uiPriority w:val="20"/>
    <w:qFormat/>
    <w:rsid w:val="00F10768"/>
    <w:rPr>
      <w:rFonts w:asciiTheme="minorHAnsi" w:hAnsiTheme="minorHAnsi"/>
      <w:b/>
      <w:i/>
      <w:iCs/>
    </w:rPr>
  </w:style>
  <w:style w:type="paragraph" w:styleId="af5">
    <w:name w:val="No Spacing"/>
    <w:basedOn w:val="a"/>
    <w:uiPriority w:val="1"/>
    <w:qFormat/>
    <w:rsid w:val="00F10768"/>
    <w:rPr>
      <w:szCs w:val="32"/>
    </w:rPr>
  </w:style>
  <w:style w:type="paragraph" w:styleId="af6">
    <w:name w:val="Quote"/>
    <w:basedOn w:val="a"/>
    <w:next w:val="a"/>
    <w:link w:val="af7"/>
    <w:uiPriority w:val="29"/>
    <w:qFormat/>
    <w:rsid w:val="00F10768"/>
    <w:rPr>
      <w:i/>
    </w:rPr>
  </w:style>
  <w:style w:type="character" w:customStyle="1" w:styleId="af7">
    <w:name w:val="引用 字符"/>
    <w:basedOn w:val="a0"/>
    <w:link w:val="af6"/>
    <w:uiPriority w:val="29"/>
    <w:rsid w:val="00F10768"/>
    <w:rPr>
      <w:i/>
      <w:sz w:val="24"/>
      <w:szCs w:val="24"/>
    </w:rPr>
  </w:style>
  <w:style w:type="paragraph" w:styleId="af8">
    <w:name w:val="Intense Quote"/>
    <w:basedOn w:val="a"/>
    <w:next w:val="a"/>
    <w:link w:val="af9"/>
    <w:uiPriority w:val="30"/>
    <w:qFormat/>
    <w:rsid w:val="00F10768"/>
    <w:pPr>
      <w:ind w:left="720" w:right="720"/>
    </w:pPr>
    <w:rPr>
      <w:b/>
      <w:i/>
      <w:szCs w:val="22"/>
    </w:rPr>
  </w:style>
  <w:style w:type="character" w:customStyle="1" w:styleId="af9">
    <w:name w:val="明显引用 字符"/>
    <w:basedOn w:val="a0"/>
    <w:link w:val="af8"/>
    <w:uiPriority w:val="30"/>
    <w:rsid w:val="00F10768"/>
    <w:rPr>
      <w:b/>
      <w:i/>
      <w:sz w:val="24"/>
    </w:rPr>
  </w:style>
  <w:style w:type="character" w:styleId="afa">
    <w:name w:val="Subtle Emphasis"/>
    <w:uiPriority w:val="19"/>
    <w:qFormat/>
    <w:rsid w:val="00F10768"/>
    <w:rPr>
      <w:i/>
      <w:color w:val="5A5A5A" w:themeColor="text1" w:themeTint="A5"/>
    </w:rPr>
  </w:style>
  <w:style w:type="character" w:styleId="afb">
    <w:name w:val="Intense Emphasis"/>
    <w:basedOn w:val="a0"/>
    <w:uiPriority w:val="21"/>
    <w:qFormat/>
    <w:rsid w:val="00F10768"/>
    <w:rPr>
      <w:b/>
      <w:i/>
      <w:sz w:val="24"/>
      <w:szCs w:val="24"/>
      <w:u w:val="single"/>
    </w:rPr>
  </w:style>
  <w:style w:type="character" w:styleId="afc">
    <w:name w:val="Subtle Reference"/>
    <w:basedOn w:val="a0"/>
    <w:uiPriority w:val="31"/>
    <w:qFormat/>
    <w:rsid w:val="00F10768"/>
    <w:rPr>
      <w:sz w:val="24"/>
      <w:szCs w:val="24"/>
      <w:u w:val="single"/>
    </w:rPr>
  </w:style>
  <w:style w:type="character" w:styleId="afd">
    <w:name w:val="Intense Reference"/>
    <w:basedOn w:val="a0"/>
    <w:uiPriority w:val="32"/>
    <w:qFormat/>
    <w:rsid w:val="00F10768"/>
    <w:rPr>
      <w:b/>
      <w:sz w:val="24"/>
      <w:u w:val="single"/>
    </w:rPr>
  </w:style>
  <w:style w:type="character" w:styleId="afe">
    <w:name w:val="Book Title"/>
    <w:basedOn w:val="a0"/>
    <w:uiPriority w:val="33"/>
    <w:qFormat/>
    <w:rsid w:val="00F10768"/>
    <w:rPr>
      <w:rFonts w:asciiTheme="majorHAnsi" w:eastAsiaTheme="majorEastAsia" w:hAnsiTheme="majorHAnsi"/>
      <w:b/>
      <w:i/>
      <w:sz w:val="24"/>
      <w:szCs w:val="24"/>
    </w:rPr>
  </w:style>
  <w:style w:type="character" w:styleId="aff">
    <w:name w:val="Unresolved Mention"/>
    <w:basedOn w:val="a0"/>
    <w:uiPriority w:val="99"/>
    <w:semiHidden/>
    <w:unhideWhenUsed/>
    <w:rsid w:val="00A85D58"/>
    <w:rPr>
      <w:color w:val="605E5C"/>
      <w:shd w:val="clear" w:color="auto" w:fill="E1DFDD"/>
    </w:rPr>
  </w:style>
  <w:style w:type="character" w:styleId="aff0">
    <w:name w:val="FollowedHyperlink"/>
    <w:basedOn w:val="a0"/>
    <w:uiPriority w:val="99"/>
    <w:semiHidden/>
    <w:unhideWhenUsed/>
    <w:rsid w:val="00A87F45"/>
    <w:rPr>
      <w:color w:val="954F72" w:themeColor="followedHyperlink"/>
      <w:u w:val="single"/>
    </w:rPr>
  </w:style>
  <w:style w:type="character" w:customStyle="1" w:styleId="hljs-decorator">
    <w:name w:val="hljs-decorator"/>
    <w:basedOn w:val="a0"/>
    <w:rsid w:val="00160675"/>
  </w:style>
  <w:style w:type="character" w:customStyle="1" w:styleId="hljs-function">
    <w:name w:val="hljs-function"/>
    <w:basedOn w:val="a0"/>
    <w:rsid w:val="00160675"/>
  </w:style>
  <w:style w:type="character" w:customStyle="1" w:styleId="hljs-keyword">
    <w:name w:val="hljs-keyword"/>
    <w:basedOn w:val="a0"/>
    <w:rsid w:val="00160675"/>
  </w:style>
  <w:style w:type="character" w:customStyle="1" w:styleId="hljs-title">
    <w:name w:val="hljs-title"/>
    <w:basedOn w:val="a0"/>
    <w:rsid w:val="00160675"/>
  </w:style>
  <w:style w:type="character" w:customStyle="1" w:styleId="hljs-params">
    <w:name w:val="hljs-params"/>
    <w:basedOn w:val="a0"/>
    <w:rsid w:val="001606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2745">
      <w:bodyDiv w:val="1"/>
      <w:marLeft w:val="0"/>
      <w:marRight w:val="0"/>
      <w:marTop w:val="0"/>
      <w:marBottom w:val="0"/>
      <w:divBdr>
        <w:top w:val="none" w:sz="0" w:space="0" w:color="auto"/>
        <w:left w:val="none" w:sz="0" w:space="0" w:color="auto"/>
        <w:bottom w:val="none" w:sz="0" w:space="0" w:color="auto"/>
        <w:right w:val="none" w:sz="0" w:space="0" w:color="auto"/>
      </w:divBdr>
      <w:divsChild>
        <w:div w:id="141626672">
          <w:marLeft w:val="0"/>
          <w:marRight w:val="0"/>
          <w:marTop w:val="0"/>
          <w:marBottom w:val="0"/>
          <w:divBdr>
            <w:top w:val="none" w:sz="0" w:space="0" w:color="auto"/>
            <w:left w:val="none" w:sz="0" w:space="0" w:color="auto"/>
            <w:bottom w:val="none" w:sz="0" w:space="0" w:color="auto"/>
            <w:right w:val="none" w:sz="0" w:space="0" w:color="auto"/>
          </w:divBdr>
          <w:divsChild>
            <w:div w:id="205168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6055">
      <w:bodyDiv w:val="1"/>
      <w:marLeft w:val="0"/>
      <w:marRight w:val="0"/>
      <w:marTop w:val="0"/>
      <w:marBottom w:val="0"/>
      <w:divBdr>
        <w:top w:val="none" w:sz="0" w:space="0" w:color="auto"/>
        <w:left w:val="none" w:sz="0" w:space="0" w:color="auto"/>
        <w:bottom w:val="none" w:sz="0" w:space="0" w:color="auto"/>
        <w:right w:val="none" w:sz="0" w:space="0" w:color="auto"/>
      </w:divBdr>
    </w:div>
    <w:div w:id="209272795">
      <w:bodyDiv w:val="1"/>
      <w:marLeft w:val="0"/>
      <w:marRight w:val="0"/>
      <w:marTop w:val="0"/>
      <w:marBottom w:val="0"/>
      <w:divBdr>
        <w:top w:val="none" w:sz="0" w:space="0" w:color="auto"/>
        <w:left w:val="none" w:sz="0" w:space="0" w:color="auto"/>
        <w:bottom w:val="none" w:sz="0" w:space="0" w:color="auto"/>
        <w:right w:val="none" w:sz="0" w:space="0" w:color="auto"/>
      </w:divBdr>
    </w:div>
    <w:div w:id="213977994">
      <w:bodyDiv w:val="1"/>
      <w:marLeft w:val="0"/>
      <w:marRight w:val="0"/>
      <w:marTop w:val="0"/>
      <w:marBottom w:val="0"/>
      <w:divBdr>
        <w:top w:val="none" w:sz="0" w:space="0" w:color="auto"/>
        <w:left w:val="none" w:sz="0" w:space="0" w:color="auto"/>
        <w:bottom w:val="none" w:sz="0" w:space="0" w:color="auto"/>
        <w:right w:val="none" w:sz="0" w:space="0" w:color="auto"/>
      </w:divBdr>
    </w:div>
    <w:div w:id="246116885">
      <w:bodyDiv w:val="1"/>
      <w:marLeft w:val="0"/>
      <w:marRight w:val="0"/>
      <w:marTop w:val="0"/>
      <w:marBottom w:val="0"/>
      <w:divBdr>
        <w:top w:val="none" w:sz="0" w:space="0" w:color="auto"/>
        <w:left w:val="none" w:sz="0" w:space="0" w:color="auto"/>
        <w:bottom w:val="none" w:sz="0" w:space="0" w:color="auto"/>
        <w:right w:val="none" w:sz="0" w:space="0" w:color="auto"/>
      </w:divBdr>
    </w:div>
    <w:div w:id="406608504">
      <w:bodyDiv w:val="1"/>
      <w:marLeft w:val="0"/>
      <w:marRight w:val="0"/>
      <w:marTop w:val="0"/>
      <w:marBottom w:val="0"/>
      <w:divBdr>
        <w:top w:val="none" w:sz="0" w:space="0" w:color="auto"/>
        <w:left w:val="none" w:sz="0" w:space="0" w:color="auto"/>
        <w:bottom w:val="none" w:sz="0" w:space="0" w:color="auto"/>
        <w:right w:val="none" w:sz="0" w:space="0" w:color="auto"/>
      </w:divBdr>
      <w:divsChild>
        <w:div w:id="1961103301">
          <w:marLeft w:val="0"/>
          <w:marRight w:val="0"/>
          <w:marTop w:val="0"/>
          <w:marBottom w:val="0"/>
          <w:divBdr>
            <w:top w:val="none" w:sz="0" w:space="0" w:color="auto"/>
            <w:left w:val="none" w:sz="0" w:space="0" w:color="auto"/>
            <w:bottom w:val="none" w:sz="0" w:space="0" w:color="auto"/>
            <w:right w:val="none" w:sz="0" w:space="0" w:color="auto"/>
          </w:divBdr>
          <w:divsChild>
            <w:div w:id="105404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3092">
      <w:bodyDiv w:val="1"/>
      <w:marLeft w:val="0"/>
      <w:marRight w:val="0"/>
      <w:marTop w:val="0"/>
      <w:marBottom w:val="0"/>
      <w:divBdr>
        <w:top w:val="none" w:sz="0" w:space="0" w:color="auto"/>
        <w:left w:val="none" w:sz="0" w:space="0" w:color="auto"/>
        <w:bottom w:val="none" w:sz="0" w:space="0" w:color="auto"/>
        <w:right w:val="none" w:sz="0" w:space="0" w:color="auto"/>
      </w:divBdr>
    </w:div>
    <w:div w:id="742140546">
      <w:bodyDiv w:val="1"/>
      <w:marLeft w:val="0"/>
      <w:marRight w:val="0"/>
      <w:marTop w:val="0"/>
      <w:marBottom w:val="0"/>
      <w:divBdr>
        <w:top w:val="none" w:sz="0" w:space="0" w:color="auto"/>
        <w:left w:val="none" w:sz="0" w:space="0" w:color="auto"/>
        <w:bottom w:val="none" w:sz="0" w:space="0" w:color="auto"/>
        <w:right w:val="none" w:sz="0" w:space="0" w:color="auto"/>
      </w:divBdr>
    </w:div>
    <w:div w:id="833104269">
      <w:bodyDiv w:val="1"/>
      <w:marLeft w:val="0"/>
      <w:marRight w:val="0"/>
      <w:marTop w:val="0"/>
      <w:marBottom w:val="0"/>
      <w:divBdr>
        <w:top w:val="none" w:sz="0" w:space="0" w:color="auto"/>
        <w:left w:val="none" w:sz="0" w:space="0" w:color="auto"/>
        <w:bottom w:val="none" w:sz="0" w:space="0" w:color="auto"/>
        <w:right w:val="none" w:sz="0" w:space="0" w:color="auto"/>
      </w:divBdr>
    </w:div>
    <w:div w:id="897207464">
      <w:bodyDiv w:val="1"/>
      <w:marLeft w:val="0"/>
      <w:marRight w:val="0"/>
      <w:marTop w:val="0"/>
      <w:marBottom w:val="0"/>
      <w:divBdr>
        <w:top w:val="none" w:sz="0" w:space="0" w:color="auto"/>
        <w:left w:val="none" w:sz="0" w:space="0" w:color="auto"/>
        <w:bottom w:val="none" w:sz="0" w:space="0" w:color="auto"/>
        <w:right w:val="none" w:sz="0" w:space="0" w:color="auto"/>
      </w:divBdr>
    </w:div>
    <w:div w:id="939607644">
      <w:bodyDiv w:val="1"/>
      <w:marLeft w:val="0"/>
      <w:marRight w:val="0"/>
      <w:marTop w:val="0"/>
      <w:marBottom w:val="0"/>
      <w:divBdr>
        <w:top w:val="none" w:sz="0" w:space="0" w:color="auto"/>
        <w:left w:val="none" w:sz="0" w:space="0" w:color="auto"/>
        <w:bottom w:val="none" w:sz="0" w:space="0" w:color="auto"/>
        <w:right w:val="none" w:sz="0" w:space="0" w:color="auto"/>
      </w:divBdr>
    </w:div>
    <w:div w:id="941572407">
      <w:bodyDiv w:val="1"/>
      <w:marLeft w:val="0"/>
      <w:marRight w:val="0"/>
      <w:marTop w:val="0"/>
      <w:marBottom w:val="0"/>
      <w:divBdr>
        <w:top w:val="none" w:sz="0" w:space="0" w:color="auto"/>
        <w:left w:val="none" w:sz="0" w:space="0" w:color="auto"/>
        <w:bottom w:val="none" w:sz="0" w:space="0" w:color="auto"/>
        <w:right w:val="none" w:sz="0" w:space="0" w:color="auto"/>
      </w:divBdr>
    </w:div>
    <w:div w:id="973483940">
      <w:bodyDiv w:val="1"/>
      <w:marLeft w:val="0"/>
      <w:marRight w:val="0"/>
      <w:marTop w:val="0"/>
      <w:marBottom w:val="0"/>
      <w:divBdr>
        <w:top w:val="none" w:sz="0" w:space="0" w:color="auto"/>
        <w:left w:val="none" w:sz="0" w:space="0" w:color="auto"/>
        <w:bottom w:val="none" w:sz="0" w:space="0" w:color="auto"/>
        <w:right w:val="none" w:sz="0" w:space="0" w:color="auto"/>
      </w:divBdr>
    </w:div>
    <w:div w:id="983655387">
      <w:bodyDiv w:val="1"/>
      <w:marLeft w:val="0"/>
      <w:marRight w:val="0"/>
      <w:marTop w:val="0"/>
      <w:marBottom w:val="0"/>
      <w:divBdr>
        <w:top w:val="none" w:sz="0" w:space="0" w:color="auto"/>
        <w:left w:val="none" w:sz="0" w:space="0" w:color="auto"/>
        <w:bottom w:val="none" w:sz="0" w:space="0" w:color="auto"/>
        <w:right w:val="none" w:sz="0" w:space="0" w:color="auto"/>
      </w:divBdr>
      <w:divsChild>
        <w:div w:id="1063211979">
          <w:marLeft w:val="0"/>
          <w:marRight w:val="0"/>
          <w:marTop w:val="0"/>
          <w:marBottom w:val="0"/>
          <w:divBdr>
            <w:top w:val="none" w:sz="0" w:space="0" w:color="auto"/>
            <w:left w:val="none" w:sz="0" w:space="0" w:color="auto"/>
            <w:bottom w:val="none" w:sz="0" w:space="0" w:color="auto"/>
            <w:right w:val="none" w:sz="0" w:space="0" w:color="auto"/>
          </w:divBdr>
          <w:divsChild>
            <w:div w:id="92715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29162">
      <w:bodyDiv w:val="1"/>
      <w:marLeft w:val="0"/>
      <w:marRight w:val="0"/>
      <w:marTop w:val="0"/>
      <w:marBottom w:val="0"/>
      <w:divBdr>
        <w:top w:val="none" w:sz="0" w:space="0" w:color="auto"/>
        <w:left w:val="none" w:sz="0" w:space="0" w:color="auto"/>
        <w:bottom w:val="none" w:sz="0" w:space="0" w:color="auto"/>
        <w:right w:val="none" w:sz="0" w:space="0" w:color="auto"/>
      </w:divBdr>
    </w:div>
    <w:div w:id="1605187131">
      <w:bodyDiv w:val="1"/>
      <w:marLeft w:val="0"/>
      <w:marRight w:val="0"/>
      <w:marTop w:val="0"/>
      <w:marBottom w:val="0"/>
      <w:divBdr>
        <w:top w:val="none" w:sz="0" w:space="0" w:color="auto"/>
        <w:left w:val="none" w:sz="0" w:space="0" w:color="auto"/>
        <w:bottom w:val="none" w:sz="0" w:space="0" w:color="auto"/>
        <w:right w:val="none" w:sz="0" w:space="0" w:color="auto"/>
      </w:divBdr>
    </w:div>
    <w:div w:id="1959295219">
      <w:bodyDiv w:val="1"/>
      <w:marLeft w:val="0"/>
      <w:marRight w:val="0"/>
      <w:marTop w:val="0"/>
      <w:marBottom w:val="0"/>
      <w:divBdr>
        <w:top w:val="none" w:sz="0" w:space="0" w:color="auto"/>
        <w:left w:val="none" w:sz="0" w:space="0" w:color="auto"/>
        <w:bottom w:val="none" w:sz="0" w:space="0" w:color="auto"/>
        <w:right w:val="none" w:sz="0" w:space="0" w:color="auto"/>
      </w:divBdr>
    </w:div>
    <w:div w:id="1973319483">
      <w:bodyDiv w:val="1"/>
      <w:marLeft w:val="0"/>
      <w:marRight w:val="0"/>
      <w:marTop w:val="0"/>
      <w:marBottom w:val="0"/>
      <w:divBdr>
        <w:top w:val="none" w:sz="0" w:space="0" w:color="auto"/>
        <w:left w:val="none" w:sz="0" w:space="0" w:color="auto"/>
        <w:bottom w:val="none" w:sz="0" w:space="0" w:color="auto"/>
        <w:right w:val="none" w:sz="0" w:space="0" w:color="auto"/>
      </w:divBdr>
      <w:divsChild>
        <w:div w:id="740757558">
          <w:marLeft w:val="0"/>
          <w:marRight w:val="0"/>
          <w:marTop w:val="0"/>
          <w:marBottom w:val="0"/>
          <w:divBdr>
            <w:top w:val="none" w:sz="0" w:space="0" w:color="auto"/>
            <w:left w:val="none" w:sz="0" w:space="0" w:color="auto"/>
            <w:bottom w:val="none" w:sz="0" w:space="0" w:color="auto"/>
            <w:right w:val="none" w:sz="0" w:space="0" w:color="auto"/>
          </w:divBdr>
          <w:divsChild>
            <w:div w:id="9602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4645">
      <w:bodyDiv w:val="1"/>
      <w:marLeft w:val="0"/>
      <w:marRight w:val="0"/>
      <w:marTop w:val="0"/>
      <w:marBottom w:val="0"/>
      <w:divBdr>
        <w:top w:val="none" w:sz="0" w:space="0" w:color="auto"/>
        <w:left w:val="none" w:sz="0" w:space="0" w:color="auto"/>
        <w:bottom w:val="none" w:sz="0" w:space="0" w:color="auto"/>
        <w:right w:val="none" w:sz="0" w:space="0" w:color="auto"/>
      </w:divBdr>
      <w:divsChild>
        <w:div w:id="1983920592">
          <w:marLeft w:val="0"/>
          <w:marRight w:val="0"/>
          <w:marTop w:val="0"/>
          <w:marBottom w:val="0"/>
          <w:divBdr>
            <w:top w:val="none" w:sz="0" w:space="0" w:color="auto"/>
            <w:left w:val="none" w:sz="0" w:space="0" w:color="auto"/>
            <w:bottom w:val="none" w:sz="0" w:space="0" w:color="auto"/>
            <w:right w:val="none" w:sz="0" w:space="0" w:color="auto"/>
          </w:divBdr>
          <w:divsChild>
            <w:div w:id="212816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9809">
      <w:bodyDiv w:val="1"/>
      <w:marLeft w:val="0"/>
      <w:marRight w:val="0"/>
      <w:marTop w:val="0"/>
      <w:marBottom w:val="0"/>
      <w:divBdr>
        <w:top w:val="none" w:sz="0" w:space="0" w:color="auto"/>
        <w:left w:val="none" w:sz="0" w:space="0" w:color="auto"/>
        <w:bottom w:val="none" w:sz="0" w:space="0" w:color="auto"/>
        <w:right w:val="none" w:sz="0" w:space="0" w:color="auto"/>
      </w:divBdr>
    </w:div>
    <w:div w:id="2079668599">
      <w:bodyDiv w:val="1"/>
      <w:marLeft w:val="0"/>
      <w:marRight w:val="0"/>
      <w:marTop w:val="0"/>
      <w:marBottom w:val="0"/>
      <w:divBdr>
        <w:top w:val="none" w:sz="0" w:space="0" w:color="auto"/>
        <w:left w:val="none" w:sz="0" w:space="0" w:color="auto"/>
        <w:bottom w:val="none" w:sz="0" w:space="0" w:color="auto"/>
        <w:right w:val="none" w:sz="0" w:space="0" w:color="auto"/>
      </w:divBdr>
    </w:div>
    <w:div w:id="2109083736">
      <w:bodyDiv w:val="1"/>
      <w:marLeft w:val="0"/>
      <w:marRight w:val="0"/>
      <w:marTop w:val="0"/>
      <w:marBottom w:val="0"/>
      <w:divBdr>
        <w:top w:val="none" w:sz="0" w:space="0" w:color="auto"/>
        <w:left w:val="none" w:sz="0" w:space="0" w:color="auto"/>
        <w:bottom w:val="none" w:sz="0" w:space="0" w:color="auto"/>
        <w:right w:val="none" w:sz="0" w:space="0" w:color="auto"/>
      </w:divBdr>
    </w:div>
    <w:div w:id="2144493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youth5201314/banner" TargetMode="External"/><Relationship Id="rId21" Type="http://schemas.openxmlformats.org/officeDocument/2006/relationships/image" Target="media/image13.png"/><Relationship Id="rId34" Type="http://schemas.openxmlformats.org/officeDocument/2006/relationships/hyperlink" Target="https://github.com/search?l=Python&amp;q=email+validation&amp;type=Repositories" TargetMode="External"/><Relationship Id="rId42" Type="http://schemas.openxmlformats.org/officeDocument/2006/relationships/hyperlink" Target="https://cloud.tencent.com/developer/article/113006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segmentfault.com/a/1190000022435473" TargetMode="External"/><Relationship Id="rId37" Type="http://schemas.openxmlformats.org/officeDocument/2006/relationships/hyperlink" Target="https://studio3t.com/" TargetMode="External"/><Relationship Id="rId40" Type="http://schemas.openxmlformats.org/officeDocument/2006/relationships/hyperlink" Target="https://github.com/hantrungkien/Bubble-Picke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ackabuse.com/encoding-and-decoding-base64-strings-in-python/" TargetMode="External"/><Relationship Id="rId10" Type="http://schemas.openxmlformats.org/officeDocument/2006/relationships/hyperlink" Target="mailto:schendf@163.com" TargetMode="External"/><Relationship Id="rId19" Type="http://schemas.openxmlformats.org/officeDocument/2006/relationships/image" Target="media/image11.png"/><Relationship Id="rId31" Type="http://schemas.openxmlformats.org/officeDocument/2006/relationships/hyperlink" Target="https://github.com/search?p=2&amp;q=Campus-transaction&amp;type=Repositorie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flask.palletsprojects.com/en/2.2.x/quickstart/" TargetMode="External"/><Relationship Id="rId43" Type="http://schemas.openxmlformats.org/officeDocument/2006/relationships/hyperlink" Target="https://blog.51cto.com/u_15360378/3808309"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MrQuJL/product-recommendation-system" TargetMode="External"/><Relationship Id="rId38" Type="http://schemas.openxmlformats.org/officeDocument/2006/relationships/hyperlink" Target="https://www.mongodb.com/docs/manual/core/index-text/" TargetMode="External"/><Relationship Id="rId20" Type="http://schemas.openxmlformats.org/officeDocument/2006/relationships/image" Target="media/image12.png"/><Relationship Id="rId41" Type="http://schemas.openxmlformats.org/officeDocument/2006/relationships/hyperlink" Target="https://www.mongodb.com/docs/manual/core/index-tex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2F949-2564-4237-88D6-17E48C07F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2737</TotalTime>
  <Pages>38</Pages>
  <Words>4258</Words>
  <Characters>24273</Characters>
  <Application>Microsoft Office Word</Application>
  <DocSecurity>0</DocSecurity>
  <Lines>202</Lines>
  <Paragraphs>56</Paragraphs>
  <ScaleCrop>false</ScaleCrop>
  <Company/>
  <LinksUpToDate>false</LinksUpToDate>
  <CharactersWithSpaces>28475</CharactersWithSpaces>
  <SharedDoc>false</SharedDoc>
  <HLinks>
    <vt:vector size="108" baseType="variant">
      <vt:variant>
        <vt:i4>2359350</vt:i4>
      </vt:variant>
      <vt:variant>
        <vt:i4>78</vt:i4>
      </vt:variant>
      <vt:variant>
        <vt:i4>0</vt:i4>
      </vt:variant>
      <vt:variant>
        <vt:i4>5</vt:i4>
      </vt:variant>
      <vt:variant>
        <vt:lpwstr>https://github.com/search?l=Python&amp;q=email+validation&amp;type=Repositories</vt:lpwstr>
      </vt:variant>
      <vt:variant>
        <vt:lpwstr/>
      </vt:variant>
      <vt:variant>
        <vt:i4>7798907</vt:i4>
      </vt:variant>
      <vt:variant>
        <vt:i4>75</vt:i4>
      </vt:variant>
      <vt:variant>
        <vt:i4>0</vt:i4>
      </vt:variant>
      <vt:variant>
        <vt:i4>5</vt:i4>
      </vt:variant>
      <vt:variant>
        <vt:lpwstr>https://github.com/MrQuJL/product-recommendation-system</vt:lpwstr>
      </vt:variant>
      <vt:variant>
        <vt:lpwstr/>
      </vt:variant>
      <vt:variant>
        <vt:i4>6815864</vt:i4>
      </vt:variant>
      <vt:variant>
        <vt:i4>72</vt:i4>
      </vt:variant>
      <vt:variant>
        <vt:i4>0</vt:i4>
      </vt:variant>
      <vt:variant>
        <vt:i4>5</vt:i4>
      </vt:variant>
      <vt:variant>
        <vt:lpwstr>https://cloud.tencent.com/developer/article/1394228</vt:lpwstr>
      </vt:variant>
      <vt:variant>
        <vt:lpwstr/>
      </vt:variant>
      <vt:variant>
        <vt:i4>1441808</vt:i4>
      </vt:variant>
      <vt:variant>
        <vt:i4>69</vt:i4>
      </vt:variant>
      <vt:variant>
        <vt:i4>0</vt:i4>
      </vt:variant>
      <vt:variant>
        <vt:i4>5</vt:i4>
      </vt:variant>
      <vt:variant>
        <vt:lpwstr>https://github.com/search?l=Python&amp;q=search+engine&amp;type=Repositories</vt:lpwstr>
      </vt:variant>
      <vt:variant>
        <vt:lpwstr/>
      </vt:variant>
      <vt:variant>
        <vt:i4>7536701</vt:i4>
      </vt:variant>
      <vt:variant>
        <vt:i4>66</vt:i4>
      </vt:variant>
      <vt:variant>
        <vt:i4>0</vt:i4>
      </vt:variant>
      <vt:variant>
        <vt:i4>5</vt:i4>
      </vt:variant>
      <vt:variant>
        <vt:lpwstr>https://segmentfault.com/a/1190000022435473</vt:lpwstr>
      </vt:variant>
      <vt:variant>
        <vt:lpwstr/>
      </vt:variant>
      <vt:variant>
        <vt:i4>5963804</vt:i4>
      </vt:variant>
      <vt:variant>
        <vt:i4>63</vt:i4>
      </vt:variant>
      <vt:variant>
        <vt:i4>0</vt:i4>
      </vt:variant>
      <vt:variant>
        <vt:i4>5</vt:i4>
      </vt:variant>
      <vt:variant>
        <vt:lpwstr>https://github.com/search?p=2&amp;q=Campus-transaction&amp;type=Repositories</vt:lpwstr>
      </vt:variant>
      <vt:variant>
        <vt:lpwstr/>
      </vt:variant>
      <vt:variant>
        <vt:i4>6881376</vt:i4>
      </vt:variant>
      <vt:variant>
        <vt:i4>60</vt:i4>
      </vt:variant>
      <vt:variant>
        <vt:i4>0</vt:i4>
      </vt:variant>
      <vt:variant>
        <vt:i4>5</vt:i4>
      </vt:variant>
      <vt:variant>
        <vt:lpwstr/>
      </vt:variant>
      <vt:variant>
        <vt:lpwstr>_Application_Fragments</vt:lpwstr>
      </vt:variant>
      <vt:variant>
        <vt:i4>2162708</vt:i4>
      </vt:variant>
      <vt:variant>
        <vt:i4>57</vt:i4>
      </vt:variant>
      <vt:variant>
        <vt:i4>0</vt:i4>
      </vt:variant>
      <vt:variant>
        <vt:i4>5</vt:i4>
      </vt:variant>
      <vt:variant>
        <vt:lpwstr/>
      </vt:variant>
      <vt:variant>
        <vt:lpwstr>_Internal_data_specification</vt:lpwstr>
      </vt:variant>
      <vt:variant>
        <vt:i4>1638440</vt:i4>
      </vt:variant>
      <vt:variant>
        <vt:i4>54</vt:i4>
      </vt:variant>
      <vt:variant>
        <vt:i4>0</vt:i4>
      </vt:variant>
      <vt:variant>
        <vt:i4>5</vt:i4>
      </vt:variant>
      <vt:variant>
        <vt:lpwstr/>
      </vt:variant>
      <vt:variant>
        <vt:lpwstr>_Server_API_specification</vt:lpwstr>
      </vt:variant>
      <vt:variant>
        <vt:i4>4915324</vt:i4>
      </vt:variant>
      <vt:variant>
        <vt:i4>51</vt:i4>
      </vt:variant>
      <vt:variant>
        <vt:i4>0</vt:i4>
      </vt:variant>
      <vt:variant>
        <vt:i4>5</vt:i4>
      </vt:variant>
      <vt:variant>
        <vt:lpwstr/>
      </vt:variant>
      <vt:variant>
        <vt:lpwstr>_Server_data_specification</vt:lpwstr>
      </vt:variant>
      <vt:variant>
        <vt:i4>1703986</vt:i4>
      </vt:variant>
      <vt:variant>
        <vt:i4>44</vt:i4>
      </vt:variant>
      <vt:variant>
        <vt:i4>0</vt:i4>
      </vt:variant>
      <vt:variant>
        <vt:i4>5</vt:i4>
      </vt:variant>
      <vt:variant>
        <vt:lpwstr/>
      </vt:variant>
      <vt:variant>
        <vt:lpwstr>_Toc117962270</vt:lpwstr>
      </vt:variant>
      <vt:variant>
        <vt:i4>1769522</vt:i4>
      </vt:variant>
      <vt:variant>
        <vt:i4>38</vt:i4>
      </vt:variant>
      <vt:variant>
        <vt:i4>0</vt:i4>
      </vt:variant>
      <vt:variant>
        <vt:i4>5</vt:i4>
      </vt:variant>
      <vt:variant>
        <vt:lpwstr/>
      </vt:variant>
      <vt:variant>
        <vt:lpwstr>_Toc117962269</vt:lpwstr>
      </vt:variant>
      <vt:variant>
        <vt:i4>1769522</vt:i4>
      </vt:variant>
      <vt:variant>
        <vt:i4>32</vt:i4>
      </vt:variant>
      <vt:variant>
        <vt:i4>0</vt:i4>
      </vt:variant>
      <vt:variant>
        <vt:i4>5</vt:i4>
      </vt:variant>
      <vt:variant>
        <vt:lpwstr/>
      </vt:variant>
      <vt:variant>
        <vt:lpwstr>_Toc117962268</vt:lpwstr>
      </vt:variant>
      <vt:variant>
        <vt:i4>1769522</vt:i4>
      </vt:variant>
      <vt:variant>
        <vt:i4>26</vt:i4>
      </vt:variant>
      <vt:variant>
        <vt:i4>0</vt:i4>
      </vt:variant>
      <vt:variant>
        <vt:i4>5</vt:i4>
      </vt:variant>
      <vt:variant>
        <vt:lpwstr/>
      </vt:variant>
      <vt:variant>
        <vt:lpwstr>_Toc117962267</vt:lpwstr>
      </vt:variant>
      <vt:variant>
        <vt:i4>1769522</vt:i4>
      </vt:variant>
      <vt:variant>
        <vt:i4>20</vt:i4>
      </vt:variant>
      <vt:variant>
        <vt:i4>0</vt:i4>
      </vt:variant>
      <vt:variant>
        <vt:i4>5</vt:i4>
      </vt:variant>
      <vt:variant>
        <vt:lpwstr/>
      </vt:variant>
      <vt:variant>
        <vt:lpwstr>_Toc117962266</vt:lpwstr>
      </vt:variant>
      <vt:variant>
        <vt:i4>1769522</vt:i4>
      </vt:variant>
      <vt:variant>
        <vt:i4>14</vt:i4>
      </vt:variant>
      <vt:variant>
        <vt:i4>0</vt:i4>
      </vt:variant>
      <vt:variant>
        <vt:i4>5</vt:i4>
      </vt:variant>
      <vt:variant>
        <vt:lpwstr/>
      </vt:variant>
      <vt:variant>
        <vt:lpwstr>_Toc117962265</vt:lpwstr>
      </vt:variant>
      <vt:variant>
        <vt:i4>1769522</vt:i4>
      </vt:variant>
      <vt:variant>
        <vt:i4>8</vt:i4>
      </vt:variant>
      <vt:variant>
        <vt:i4>0</vt:i4>
      </vt:variant>
      <vt:variant>
        <vt:i4>5</vt:i4>
      </vt:variant>
      <vt:variant>
        <vt:lpwstr/>
      </vt:variant>
      <vt:variant>
        <vt:lpwstr>_Toc117962264</vt:lpwstr>
      </vt:variant>
      <vt:variant>
        <vt:i4>1769522</vt:i4>
      </vt:variant>
      <vt:variant>
        <vt:i4>2</vt:i4>
      </vt:variant>
      <vt:variant>
        <vt:i4>0</vt:i4>
      </vt:variant>
      <vt:variant>
        <vt:i4>5</vt:i4>
      </vt:variant>
      <vt:variant>
        <vt:lpwstr/>
      </vt:variant>
      <vt:variant>
        <vt:lpwstr>_Toc117962263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siyu</dc:creator>
  <cp:keywords/>
  <dc:description/>
  <cp:lastModifiedBy>CHEN Siyu</cp:lastModifiedBy>
  <cp:revision>3454</cp:revision>
  <dcterms:created xsi:type="dcterms:W3CDTF">2022-10-29T03:37:00Z</dcterms:created>
  <dcterms:modified xsi:type="dcterms:W3CDTF">2022-12-09T02:13:00Z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ae98418714bf0d55303541adb9aa5a476d7fab5971b6afa801a127603f799e6a</vt:lpwstr>
  </property>
</Properties>
</file>